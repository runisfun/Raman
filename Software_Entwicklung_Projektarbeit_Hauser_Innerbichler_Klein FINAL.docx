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D112F" w14:textId="18341CC6" w:rsidR="0029309F" w:rsidRPr="008C22F0" w:rsidRDefault="0029309F" w:rsidP="0029309F">
      <w:pPr>
        <w:jc w:val="center"/>
        <w:rPr>
          <w:rFonts w:cs="Arial"/>
        </w:rPr>
      </w:pPr>
      <w:r>
        <w:rPr>
          <w:noProof/>
        </w:rPr>
        <w:drawing>
          <wp:inline distT="0" distB="0" distL="0" distR="0" wp14:anchorId="087771EA" wp14:editId="6959DB86">
            <wp:extent cx="1589029" cy="1028736"/>
            <wp:effectExtent l="0" t="0" r="0" b="0"/>
            <wp:docPr id="1253009964" name="Grafik 1253009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589029" cy="1028736"/>
                    </a:xfrm>
                    <a:prstGeom prst="rect">
                      <a:avLst/>
                    </a:prstGeom>
                  </pic:spPr>
                </pic:pic>
              </a:graphicData>
            </a:graphic>
          </wp:inline>
        </w:drawing>
      </w:r>
    </w:p>
    <w:p w14:paraId="43B8F717" w14:textId="77777777" w:rsidR="0029309F" w:rsidRDefault="0029309F" w:rsidP="0029309F">
      <w:pPr>
        <w:jc w:val="center"/>
        <w:rPr>
          <w:rFonts w:cs="Arial"/>
        </w:rPr>
      </w:pPr>
      <w:r w:rsidRPr="008C22F0">
        <w:rPr>
          <w:rFonts w:cs="Arial"/>
        </w:rPr>
        <w:t>Fachhochschule Kufstein-Tirol</w:t>
      </w:r>
    </w:p>
    <w:p w14:paraId="29EBFDFB" w14:textId="77777777" w:rsidR="0029309F" w:rsidRDefault="0029309F" w:rsidP="0029309F">
      <w:pPr>
        <w:jc w:val="center"/>
        <w:rPr>
          <w:rFonts w:cs="Arial"/>
        </w:rPr>
      </w:pPr>
    </w:p>
    <w:p w14:paraId="5D7B4ABE" w14:textId="77777777" w:rsidR="0029309F" w:rsidRDefault="0029309F" w:rsidP="0029309F">
      <w:pPr>
        <w:jc w:val="center"/>
        <w:rPr>
          <w:rFonts w:cs="Arial"/>
        </w:rPr>
      </w:pPr>
    </w:p>
    <w:p w14:paraId="5DEF3C94" w14:textId="77777777" w:rsidR="0029309F" w:rsidRPr="008C22F0" w:rsidRDefault="0029309F" w:rsidP="0029309F">
      <w:pPr>
        <w:jc w:val="center"/>
        <w:rPr>
          <w:rFonts w:cs="Arial"/>
        </w:rPr>
      </w:pPr>
    </w:p>
    <w:p w14:paraId="3DF3E6A3" w14:textId="77777777" w:rsidR="0029309F" w:rsidRPr="00B22C2E" w:rsidRDefault="0029309F" w:rsidP="0029309F">
      <w:pPr>
        <w:jc w:val="center"/>
        <w:rPr>
          <w:rFonts w:cs="Arial"/>
        </w:rPr>
      </w:pPr>
      <w:r w:rsidRPr="00B22C2E">
        <w:rPr>
          <w:rFonts w:cs="Arial"/>
        </w:rPr>
        <w:t>Studiengang Data Science &amp; Intelligent Analytics</w:t>
      </w:r>
    </w:p>
    <w:p w14:paraId="50E3D222" w14:textId="53799159" w:rsidR="0029309F" w:rsidRPr="00FF6861" w:rsidRDefault="0029309F" w:rsidP="0029309F">
      <w:pPr>
        <w:pStyle w:val="MikeTitel"/>
        <w:jc w:val="center"/>
        <w:rPr>
          <w:rStyle w:val="Buchtitel"/>
          <w:rFonts w:cs="Arial"/>
          <w:sz w:val="24"/>
        </w:rPr>
      </w:pPr>
      <w:r w:rsidRPr="35BDE7B9">
        <w:rPr>
          <w:rStyle w:val="Buchtitel"/>
          <w:rFonts w:cs="Arial"/>
          <w:sz w:val="24"/>
        </w:rPr>
        <w:t xml:space="preserve">Aufgabe zur LAB-Teilbenotung von </w:t>
      </w:r>
      <w:r w:rsidR="00DB2794">
        <w:rPr>
          <w:rStyle w:val="Buchtitel"/>
          <w:rFonts w:cs="Arial"/>
          <w:sz w:val="24"/>
        </w:rPr>
        <w:t>Software Entwicklung I - LAB</w:t>
      </w:r>
    </w:p>
    <w:p w14:paraId="4F0130CD" w14:textId="3E6F0081" w:rsidR="0029309F" w:rsidRDefault="0029309F" w:rsidP="0029309F">
      <w:pPr>
        <w:pStyle w:val="MikeTitel"/>
        <w:jc w:val="center"/>
        <w:rPr>
          <w:rFonts w:cs="Arial"/>
          <w:sz w:val="24"/>
        </w:rPr>
      </w:pPr>
    </w:p>
    <w:p w14:paraId="7BBA0920" w14:textId="77777777" w:rsidR="0029309F" w:rsidRDefault="0029309F" w:rsidP="0029309F">
      <w:pPr>
        <w:pStyle w:val="MikeTitel"/>
        <w:jc w:val="center"/>
        <w:rPr>
          <w:rFonts w:cs="Arial"/>
          <w:sz w:val="24"/>
        </w:rPr>
      </w:pPr>
    </w:p>
    <w:p w14:paraId="4B4D11D0" w14:textId="77777777" w:rsidR="0029309F" w:rsidRDefault="0029309F" w:rsidP="0029309F">
      <w:pPr>
        <w:pStyle w:val="MikeTitel"/>
        <w:rPr>
          <w:rFonts w:cs="Arial"/>
          <w:sz w:val="24"/>
        </w:rPr>
      </w:pPr>
    </w:p>
    <w:p w14:paraId="66B1297C" w14:textId="77777777" w:rsidR="0029309F" w:rsidRPr="0014183F" w:rsidRDefault="0029309F" w:rsidP="0029309F">
      <w:pPr>
        <w:pStyle w:val="MikeTitel"/>
        <w:jc w:val="center"/>
        <w:rPr>
          <w:rFonts w:cs="Arial"/>
          <w:sz w:val="24"/>
        </w:rPr>
      </w:pPr>
    </w:p>
    <w:p w14:paraId="35915A7B" w14:textId="5ABC5A6F" w:rsidR="0029309F" w:rsidRDefault="0029309F" w:rsidP="0029309F">
      <w:pPr>
        <w:jc w:val="center"/>
        <w:rPr>
          <w:rFonts w:cs="Arial"/>
          <w:b/>
          <w:sz w:val="24"/>
        </w:rPr>
      </w:pPr>
      <w:r w:rsidRPr="0038342F">
        <w:rPr>
          <w:rFonts w:cs="Arial"/>
          <w:b/>
          <w:sz w:val="24"/>
        </w:rPr>
        <w:t xml:space="preserve">Verfasser: </w:t>
      </w:r>
    </w:p>
    <w:p w14:paraId="186D08C0" w14:textId="77777777" w:rsidR="0029309F" w:rsidRPr="00D524DF" w:rsidRDefault="0029309F" w:rsidP="0029309F">
      <w:pPr>
        <w:jc w:val="center"/>
        <w:rPr>
          <w:rFonts w:cs="Arial"/>
          <w:sz w:val="24"/>
          <w:szCs w:val="24"/>
        </w:rPr>
      </w:pPr>
      <w:r w:rsidRPr="35BDE7B9">
        <w:rPr>
          <w:rFonts w:cs="Arial"/>
          <w:sz w:val="24"/>
          <w:szCs w:val="24"/>
        </w:rPr>
        <w:t>Alexander Hauser, BA</w:t>
      </w:r>
    </w:p>
    <w:p w14:paraId="0B091D27" w14:textId="0DD599F2" w:rsidR="0029309F" w:rsidRPr="00D524DF" w:rsidRDefault="0029309F" w:rsidP="0029309F">
      <w:pPr>
        <w:jc w:val="center"/>
        <w:rPr>
          <w:rFonts w:cs="Arial"/>
          <w:bCs/>
          <w:sz w:val="24"/>
        </w:rPr>
      </w:pPr>
      <w:r w:rsidRPr="00D524DF">
        <w:rPr>
          <w:rFonts w:cs="Arial"/>
          <w:bCs/>
          <w:sz w:val="24"/>
        </w:rPr>
        <w:t>1810837583</w:t>
      </w:r>
    </w:p>
    <w:p w14:paraId="39820AB3" w14:textId="242D840E" w:rsidR="0029309F" w:rsidRPr="00D524DF" w:rsidRDefault="0029309F">
      <w:pPr>
        <w:jc w:val="center"/>
        <w:rPr>
          <w:rFonts w:cs="Arial"/>
          <w:sz w:val="24"/>
          <w:szCs w:val="24"/>
          <w:rPrChange w:id="0" w:author="Innerbichler Franz" w:date="2019-03-10T07:31:00Z">
            <w:rPr/>
          </w:rPrChange>
        </w:rPr>
      </w:pPr>
      <w:r w:rsidRPr="009C2AA5">
        <w:rPr>
          <w:rFonts w:cs="Arial"/>
          <w:sz w:val="24"/>
          <w:szCs w:val="24"/>
        </w:rPr>
        <w:t xml:space="preserve">Franz Innerbichler, </w:t>
      </w:r>
      <w:proofErr w:type="spellStart"/>
      <w:r w:rsidRPr="00A62C06">
        <w:rPr>
          <w:rFonts w:cs="Arial"/>
          <w:sz w:val="24"/>
          <w:szCs w:val="24"/>
        </w:rPr>
        <w:t>MSc</w:t>
      </w:r>
      <w:proofErr w:type="spellEnd"/>
      <w:r w:rsidRPr="6AAF5165">
        <w:rPr>
          <w:rFonts w:cs="Arial"/>
          <w:sz w:val="24"/>
          <w:szCs w:val="24"/>
          <w:rPrChange w:id="1" w:author="Innerbichler Franz" w:date="2019-03-10T07:31:00Z">
            <w:rPr>
              <w:rFonts w:cs="Arial"/>
              <w:sz w:val="24"/>
              <w:szCs w:val="24"/>
              <w:highlight w:val="yellow"/>
            </w:rPr>
          </w:rPrChange>
        </w:rPr>
        <w:t xml:space="preserve"> </w:t>
      </w:r>
    </w:p>
    <w:p w14:paraId="3DDDEF6D" w14:textId="72C34F84" w:rsidR="0029309F" w:rsidRPr="00D524DF" w:rsidRDefault="0029309F" w:rsidP="0029309F">
      <w:pPr>
        <w:jc w:val="center"/>
        <w:rPr>
          <w:rFonts w:cs="Arial"/>
          <w:bCs/>
          <w:sz w:val="24"/>
        </w:rPr>
      </w:pPr>
      <w:r w:rsidRPr="00D524DF">
        <w:rPr>
          <w:rFonts w:cs="Arial"/>
          <w:bCs/>
          <w:sz w:val="24"/>
        </w:rPr>
        <w:t>1810837297</w:t>
      </w:r>
    </w:p>
    <w:p w14:paraId="2448F1C2" w14:textId="3EB3A9AA" w:rsidR="0029309F" w:rsidRPr="0038342F" w:rsidRDefault="0029309F" w:rsidP="0029309F">
      <w:pPr>
        <w:jc w:val="center"/>
        <w:rPr>
          <w:rFonts w:cs="Arial"/>
          <w:bCs/>
          <w:sz w:val="24"/>
        </w:rPr>
      </w:pPr>
      <w:r w:rsidRPr="0038342F">
        <w:rPr>
          <w:rFonts w:cs="Arial"/>
          <w:bCs/>
          <w:sz w:val="24"/>
        </w:rPr>
        <w:t>Paul E</w:t>
      </w:r>
      <w:r>
        <w:rPr>
          <w:rFonts w:cs="Arial"/>
          <w:bCs/>
          <w:sz w:val="24"/>
        </w:rPr>
        <w:t>lmo</w:t>
      </w:r>
      <w:r w:rsidRPr="0038342F">
        <w:rPr>
          <w:rFonts w:cs="Arial"/>
          <w:bCs/>
          <w:sz w:val="24"/>
        </w:rPr>
        <w:t xml:space="preserve"> Klein, BA MA</w:t>
      </w:r>
    </w:p>
    <w:p w14:paraId="38F251ED" w14:textId="1503129A" w:rsidR="0029309F" w:rsidRPr="007A72E7" w:rsidRDefault="0029309F" w:rsidP="0029309F">
      <w:pPr>
        <w:jc w:val="center"/>
        <w:rPr>
          <w:rFonts w:cs="Arial"/>
          <w:bCs/>
          <w:sz w:val="24"/>
        </w:rPr>
      </w:pPr>
      <w:r w:rsidRPr="0038342F">
        <w:rPr>
          <w:rFonts w:cs="Arial"/>
          <w:bCs/>
          <w:sz w:val="24"/>
        </w:rPr>
        <w:t>1810837063</w:t>
      </w:r>
    </w:p>
    <w:p w14:paraId="433DB702" w14:textId="375A7C7C" w:rsidR="0029309F" w:rsidRDefault="0029309F" w:rsidP="0029309F">
      <w:pPr>
        <w:jc w:val="center"/>
        <w:rPr>
          <w:rFonts w:cs="Arial"/>
        </w:rPr>
      </w:pPr>
    </w:p>
    <w:p w14:paraId="256676D7" w14:textId="66E9EF1E" w:rsidR="0029309F" w:rsidRDefault="0029309F" w:rsidP="0029309F">
      <w:pPr>
        <w:jc w:val="center"/>
        <w:rPr>
          <w:rFonts w:cs="Arial"/>
        </w:rPr>
      </w:pPr>
    </w:p>
    <w:p w14:paraId="37874A02" w14:textId="77777777" w:rsidR="0029309F" w:rsidRPr="008C22F0" w:rsidRDefault="0029309F" w:rsidP="0029309F">
      <w:pPr>
        <w:jc w:val="center"/>
        <w:rPr>
          <w:rFonts w:cs="Arial"/>
        </w:rPr>
      </w:pPr>
    </w:p>
    <w:p w14:paraId="44120C65" w14:textId="5048CC7A" w:rsidR="0029309F" w:rsidRPr="008C22F0" w:rsidRDefault="0029309F" w:rsidP="00910081">
      <w:pPr>
        <w:jc w:val="center"/>
        <w:rPr>
          <w:rFonts w:cs="Arial"/>
        </w:rPr>
        <w:sectPr w:rsidR="0029309F" w:rsidRPr="008C22F0" w:rsidSect="00A319E8">
          <w:headerReference w:type="default" r:id="rId9"/>
          <w:footerReference w:type="default" r:id="rId10"/>
          <w:pgSz w:w="11906" w:h="16838" w:code="9"/>
          <w:pgMar w:top="1701" w:right="1701" w:bottom="1701" w:left="1985" w:header="851" w:footer="709" w:gutter="0"/>
          <w:pgNumType w:fmt="upperRoman"/>
          <w:cols w:space="709"/>
          <w:titlePg/>
          <w:docGrid w:linePitch="326"/>
        </w:sectPr>
      </w:pPr>
      <w:r w:rsidRPr="35BDE7B9">
        <w:rPr>
          <w:rFonts w:cs="Arial"/>
        </w:rPr>
        <w:t>Kufstein, am</w:t>
      </w:r>
      <w:r w:rsidR="00910081">
        <w:rPr>
          <w:rFonts w:cs="Arial"/>
        </w:rPr>
        <w:t xml:space="preserve"> 10</w:t>
      </w:r>
      <w:r w:rsidRPr="35BDE7B9">
        <w:rPr>
          <w:rFonts w:cs="Arial"/>
        </w:rPr>
        <w:t>.03.2019</w:t>
      </w:r>
    </w:p>
    <w:sdt>
      <w:sdtPr>
        <w:rPr>
          <w:rFonts w:asciiTheme="minorHAnsi" w:eastAsiaTheme="minorHAnsi" w:hAnsiTheme="minorHAnsi" w:cstheme="minorBidi"/>
          <w:color w:val="auto"/>
          <w:sz w:val="20"/>
          <w:szCs w:val="22"/>
          <w:lang w:val="de-DE"/>
        </w:rPr>
        <w:id w:val="1612011539"/>
        <w:docPartObj>
          <w:docPartGallery w:val="Table of Contents"/>
          <w:docPartUnique/>
        </w:docPartObj>
      </w:sdtPr>
      <w:sdtEndPr>
        <w:rPr>
          <w:b/>
          <w:bCs/>
        </w:rPr>
      </w:sdtEndPr>
      <w:sdtContent>
        <w:p w14:paraId="00031683" w14:textId="2AB2FFC4" w:rsidR="0029309F" w:rsidRPr="00042E53" w:rsidRDefault="0029309F" w:rsidP="0029309F">
          <w:pPr>
            <w:pStyle w:val="Inhaltsverzeichnisberschrift"/>
          </w:pPr>
          <w:proofErr w:type="spellStart"/>
          <w:r>
            <w:t>Inhalt</w:t>
          </w:r>
          <w:proofErr w:type="spellEnd"/>
        </w:p>
        <w:p w14:paraId="54C91953" w14:textId="177DCC3A" w:rsidR="00943F59" w:rsidRDefault="0029309F">
          <w:pPr>
            <w:pStyle w:val="Verzeichnis1"/>
            <w:tabs>
              <w:tab w:val="right" w:leader="dot" w:pos="9396"/>
            </w:tabs>
            <w:rPr>
              <w:ins w:id="2" w:author="Innerbichler Franz" w:date="2019-03-10T21:44:00Z"/>
              <w:rFonts w:eastAsiaTheme="minorEastAsia"/>
              <w:noProof/>
              <w:sz w:val="22"/>
              <w:lang w:val="de-AT" w:eastAsia="de-AT"/>
            </w:rPr>
          </w:pPr>
          <w:r>
            <w:rPr>
              <w:b/>
              <w:bCs/>
            </w:rPr>
            <w:fldChar w:fldCharType="begin"/>
          </w:r>
          <w:r>
            <w:rPr>
              <w:b/>
              <w:bCs/>
            </w:rPr>
            <w:instrText xml:space="preserve"> TOC \o "1-3" \h \z \u \t "Überschrift 4;1" </w:instrText>
          </w:r>
          <w:r>
            <w:rPr>
              <w:b/>
              <w:bCs/>
            </w:rPr>
            <w:fldChar w:fldCharType="separate"/>
          </w:r>
          <w:ins w:id="3" w:author="Innerbichler Franz" w:date="2019-03-10T21:44:00Z">
            <w:r w:rsidR="00943F59" w:rsidRPr="003F2A88">
              <w:rPr>
                <w:rStyle w:val="Hyperlink"/>
                <w:noProof/>
              </w:rPr>
              <w:fldChar w:fldCharType="begin"/>
            </w:r>
            <w:r w:rsidR="00943F59" w:rsidRPr="003F2A88">
              <w:rPr>
                <w:rStyle w:val="Hyperlink"/>
                <w:noProof/>
              </w:rPr>
              <w:instrText xml:space="preserve"> </w:instrText>
            </w:r>
            <w:r w:rsidR="00943F59">
              <w:rPr>
                <w:noProof/>
              </w:rPr>
              <w:instrText>HYPERLINK \l "_Toc3146699"</w:instrText>
            </w:r>
            <w:r w:rsidR="00943F59" w:rsidRPr="003F2A88">
              <w:rPr>
                <w:rStyle w:val="Hyperlink"/>
                <w:noProof/>
              </w:rPr>
              <w:instrText xml:space="preserve"> </w:instrText>
            </w:r>
            <w:r w:rsidR="00943F59" w:rsidRPr="003F2A88">
              <w:rPr>
                <w:rStyle w:val="Hyperlink"/>
                <w:noProof/>
              </w:rPr>
            </w:r>
            <w:r w:rsidR="00943F59" w:rsidRPr="003F2A88">
              <w:rPr>
                <w:rStyle w:val="Hyperlink"/>
                <w:noProof/>
              </w:rPr>
              <w:fldChar w:fldCharType="separate"/>
            </w:r>
            <w:r w:rsidR="00943F59" w:rsidRPr="003F2A88">
              <w:rPr>
                <w:rStyle w:val="Hyperlink"/>
                <w:noProof/>
              </w:rPr>
              <w:t>Abbildungsverzeichnis</w:t>
            </w:r>
            <w:r w:rsidR="00943F59">
              <w:rPr>
                <w:noProof/>
                <w:webHidden/>
              </w:rPr>
              <w:tab/>
            </w:r>
            <w:r w:rsidR="00943F59">
              <w:rPr>
                <w:noProof/>
                <w:webHidden/>
              </w:rPr>
              <w:fldChar w:fldCharType="begin"/>
            </w:r>
            <w:r w:rsidR="00943F59">
              <w:rPr>
                <w:noProof/>
                <w:webHidden/>
              </w:rPr>
              <w:instrText xml:space="preserve"> PAGEREF _Toc3146699 \h </w:instrText>
            </w:r>
            <w:r w:rsidR="00943F59">
              <w:rPr>
                <w:noProof/>
                <w:webHidden/>
              </w:rPr>
            </w:r>
          </w:ins>
          <w:r w:rsidR="00943F59">
            <w:rPr>
              <w:noProof/>
              <w:webHidden/>
            </w:rPr>
            <w:fldChar w:fldCharType="separate"/>
          </w:r>
          <w:ins w:id="4" w:author="Innerbichler Franz" w:date="2019-03-10T21:44:00Z">
            <w:r w:rsidR="00943F59">
              <w:rPr>
                <w:noProof/>
                <w:webHidden/>
              </w:rPr>
              <w:t>III</w:t>
            </w:r>
            <w:r w:rsidR="00943F59">
              <w:rPr>
                <w:noProof/>
                <w:webHidden/>
              </w:rPr>
              <w:fldChar w:fldCharType="end"/>
            </w:r>
            <w:r w:rsidR="00943F59" w:rsidRPr="003F2A88">
              <w:rPr>
                <w:rStyle w:val="Hyperlink"/>
                <w:noProof/>
              </w:rPr>
              <w:fldChar w:fldCharType="end"/>
            </w:r>
          </w:ins>
        </w:p>
        <w:p w14:paraId="41DD79AB" w14:textId="25FA6D5B" w:rsidR="00943F59" w:rsidRDefault="00943F59">
          <w:pPr>
            <w:pStyle w:val="Verzeichnis1"/>
            <w:tabs>
              <w:tab w:val="left" w:pos="400"/>
              <w:tab w:val="right" w:leader="dot" w:pos="9396"/>
            </w:tabs>
            <w:rPr>
              <w:ins w:id="5" w:author="Innerbichler Franz" w:date="2019-03-10T21:44:00Z"/>
              <w:rFonts w:eastAsiaTheme="minorEastAsia"/>
              <w:noProof/>
              <w:sz w:val="22"/>
              <w:lang w:val="de-AT" w:eastAsia="de-AT"/>
            </w:rPr>
          </w:pPr>
          <w:ins w:id="6"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"_Toc3146700"</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rFonts w:cs="Times New Roman"/>
                <w:noProof/>
                <w14:scene3d>
                  <w14:camera w14:prst="orthographicFront"/>
                  <w14:lightRig w14:rig="threePt" w14:dir="t">
                    <w14:rot w14:lat="0" w14:lon="0" w14:rev="0"/>
                  </w14:lightRig>
                </w14:scene3d>
              </w:rPr>
              <w:t>1.</w:t>
            </w:r>
            <w:r>
              <w:rPr>
                <w:rFonts w:eastAsiaTheme="minorEastAsia"/>
                <w:noProof/>
                <w:sz w:val="22"/>
                <w:lang w:val="de-AT" w:eastAsia="de-AT"/>
              </w:rPr>
              <w:tab/>
            </w:r>
            <w:r w:rsidRPr="003F2A88">
              <w:rPr>
                <w:rStyle w:val="Hyperlink"/>
                <w:noProof/>
              </w:rPr>
              <w:t>Projektbeschreibung und Problemstellung</w:t>
            </w:r>
            <w:r>
              <w:rPr>
                <w:noProof/>
                <w:webHidden/>
              </w:rPr>
              <w:tab/>
            </w:r>
            <w:r>
              <w:rPr>
                <w:noProof/>
                <w:webHidden/>
              </w:rPr>
              <w:fldChar w:fldCharType="begin"/>
            </w:r>
            <w:r>
              <w:rPr>
                <w:noProof/>
                <w:webHidden/>
              </w:rPr>
              <w:instrText xml:space="preserve"> PAGEREF _Toc3146700 \h </w:instrText>
            </w:r>
            <w:r>
              <w:rPr>
                <w:noProof/>
                <w:webHidden/>
              </w:rPr>
            </w:r>
          </w:ins>
          <w:r>
            <w:rPr>
              <w:noProof/>
              <w:webHidden/>
            </w:rPr>
            <w:fldChar w:fldCharType="separate"/>
          </w:r>
          <w:ins w:id="7" w:author="Innerbichler Franz" w:date="2019-03-10T21:44:00Z">
            <w:r>
              <w:rPr>
                <w:noProof/>
                <w:webHidden/>
              </w:rPr>
              <w:t>4</w:t>
            </w:r>
            <w:r>
              <w:rPr>
                <w:noProof/>
                <w:webHidden/>
              </w:rPr>
              <w:fldChar w:fldCharType="end"/>
            </w:r>
            <w:r w:rsidRPr="003F2A88">
              <w:rPr>
                <w:rStyle w:val="Hyperlink"/>
                <w:noProof/>
              </w:rPr>
              <w:fldChar w:fldCharType="end"/>
            </w:r>
          </w:ins>
        </w:p>
        <w:p w14:paraId="689159E7" w14:textId="109F9399" w:rsidR="00943F59" w:rsidRDefault="00943F59">
          <w:pPr>
            <w:pStyle w:val="Verzeichnis2"/>
            <w:tabs>
              <w:tab w:val="left" w:pos="880"/>
              <w:tab w:val="right" w:leader="dot" w:pos="9396"/>
            </w:tabs>
            <w:rPr>
              <w:ins w:id="8" w:author="Innerbichler Franz" w:date="2019-03-10T21:44:00Z"/>
              <w:rFonts w:eastAsiaTheme="minorEastAsia"/>
              <w:noProof/>
              <w:sz w:val="22"/>
              <w:lang w:val="de-AT" w:eastAsia="de-AT"/>
            </w:rPr>
          </w:pPr>
          <w:ins w:id="9"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"_Toc3146701"</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1.1.</w:t>
            </w:r>
            <w:r>
              <w:rPr>
                <w:rFonts w:eastAsiaTheme="minorEastAsia"/>
                <w:noProof/>
                <w:sz w:val="22"/>
                <w:lang w:val="de-AT" w:eastAsia="de-AT"/>
              </w:rPr>
              <w:tab/>
            </w:r>
            <w:r w:rsidRPr="003F2A88">
              <w:rPr>
                <w:rStyle w:val="Hyperlink"/>
                <w:noProof/>
              </w:rPr>
              <w:t>Beschreibung Sachverhalt</w:t>
            </w:r>
            <w:r>
              <w:rPr>
                <w:noProof/>
                <w:webHidden/>
              </w:rPr>
              <w:tab/>
            </w:r>
            <w:r>
              <w:rPr>
                <w:noProof/>
                <w:webHidden/>
              </w:rPr>
              <w:fldChar w:fldCharType="begin"/>
            </w:r>
            <w:r>
              <w:rPr>
                <w:noProof/>
                <w:webHidden/>
              </w:rPr>
              <w:instrText xml:space="preserve"> PAGEREF _Toc3146701 \h </w:instrText>
            </w:r>
            <w:r>
              <w:rPr>
                <w:noProof/>
                <w:webHidden/>
              </w:rPr>
            </w:r>
          </w:ins>
          <w:r>
            <w:rPr>
              <w:noProof/>
              <w:webHidden/>
            </w:rPr>
            <w:fldChar w:fldCharType="separate"/>
          </w:r>
          <w:ins w:id="10" w:author="Innerbichler Franz" w:date="2019-03-10T21:44:00Z">
            <w:r>
              <w:rPr>
                <w:noProof/>
                <w:webHidden/>
              </w:rPr>
              <w:t>4</w:t>
            </w:r>
            <w:r>
              <w:rPr>
                <w:noProof/>
                <w:webHidden/>
              </w:rPr>
              <w:fldChar w:fldCharType="end"/>
            </w:r>
            <w:r w:rsidRPr="003F2A88">
              <w:rPr>
                <w:rStyle w:val="Hyperlink"/>
                <w:noProof/>
              </w:rPr>
              <w:fldChar w:fldCharType="end"/>
            </w:r>
          </w:ins>
        </w:p>
        <w:p w14:paraId="2B32E962" w14:textId="40DC9BD2" w:rsidR="00943F59" w:rsidRDefault="00943F59">
          <w:pPr>
            <w:pStyle w:val="Verzeichnis2"/>
            <w:tabs>
              <w:tab w:val="left" w:pos="880"/>
              <w:tab w:val="right" w:leader="dot" w:pos="9396"/>
            </w:tabs>
            <w:rPr>
              <w:ins w:id="11" w:author="Innerbichler Franz" w:date="2019-03-10T21:44:00Z"/>
              <w:rFonts w:eastAsiaTheme="minorEastAsia"/>
              <w:noProof/>
              <w:sz w:val="22"/>
              <w:lang w:val="de-AT" w:eastAsia="de-AT"/>
            </w:rPr>
          </w:pPr>
          <w:ins w:id="12"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"_Toc3146702"</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1.2.</w:t>
            </w:r>
            <w:r>
              <w:rPr>
                <w:rFonts w:eastAsiaTheme="minorEastAsia"/>
                <w:noProof/>
                <w:sz w:val="22"/>
                <w:lang w:val="de-AT" w:eastAsia="de-AT"/>
              </w:rPr>
              <w:tab/>
            </w:r>
            <w:r w:rsidRPr="003F2A88">
              <w:rPr>
                <w:rStyle w:val="Hyperlink"/>
                <w:noProof/>
              </w:rPr>
              <w:t>Was ist RAMAN-Spektroskopie</w:t>
            </w:r>
            <w:r>
              <w:rPr>
                <w:noProof/>
                <w:webHidden/>
              </w:rPr>
              <w:tab/>
            </w:r>
            <w:r>
              <w:rPr>
                <w:noProof/>
                <w:webHidden/>
              </w:rPr>
              <w:fldChar w:fldCharType="begin"/>
            </w:r>
            <w:r>
              <w:rPr>
                <w:noProof/>
                <w:webHidden/>
              </w:rPr>
              <w:instrText xml:space="preserve"> PAGEREF _Toc3146702 \h </w:instrText>
            </w:r>
            <w:r>
              <w:rPr>
                <w:noProof/>
                <w:webHidden/>
              </w:rPr>
            </w:r>
          </w:ins>
          <w:r>
            <w:rPr>
              <w:noProof/>
              <w:webHidden/>
            </w:rPr>
            <w:fldChar w:fldCharType="separate"/>
          </w:r>
          <w:ins w:id="13" w:author="Innerbichler Franz" w:date="2019-03-10T21:44:00Z">
            <w:r>
              <w:rPr>
                <w:noProof/>
                <w:webHidden/>
              </w:rPr>
              <w:t>4</w:t>
            </w:r>
            <w:r>
              <w:rPr>
                <w:noProof/>
                <w:webHidden/>
              </w:rPr>
              <w:fldChar w:fldCharType="end"/>
            </w:r>
            <w:r w:rsidRPr="003F2A88">
              <w:rPr>
                <w:rStyle w:val="Hyperlink"/>
                <w:noProof/>
              </w:rPr>
              <w:fldChar w:fldCharType="end"/>
            </w:r>
          </w:ins>
        </w:p>
        <w:p w14:paraId="5B300EBF" w14:textId="5AE79291" w:rsidR="00943F59" w:rsidRDefault="00943F59">
          <w:pPr>
            <w:pStyle w:val="Verzeichnis2"/>
            <w:tabs>
              <w:tab w:val="left" w:pos="880"/>
              <w:tab w:val="right" w:leader="dot" w:pos="9396"/>
            </w:tabs>
            <w:rPr>
              <w:ins w:id="14" w:author="Innerbichler Franz" w:date="2019-03-10T21:44:00Z"/>
              <w:rFonts w:eastAsiaTheme="minorEastAsia"/>
              <w:noProof/>
              <w:sz w:val="22"/>
              <w:lang w:val="de-AT" w:eastAsia="de-AT"/>
            </w:rPr>
          </w:pPr>
          <w:ins w:id="15"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"_Toc3146703"</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1.3.</w:t>
            </w:r>
            <w:r>
              <w:rPr>
                <w:rFonts w:eastAsiaTheme="minorEastAsia"/>
                <w:noProof/>
                <w:sz w:val="22"/>
                <w:lang w:val="de-AT" w:eastAsia="de-AT"/>
              </w:rPr>
              <w:tab/>
            </w:r>
            <w:r w:rsidRPr="003F2A88">
              <w:rPr>
                <w:rStyle w:val="Hyperlink"/>
                <w:noProof/>
              </w:rPr>
              <w:t>Aufbau einer Raman-Applikation</w:t>
            </w:r>
            <w:r>
              <w:rPr>
                <w:noProof/>
                <w:webHidden/>
              </w:rPr>
              <w:tab/>
            </w:r>
            <w:r>
              <w:rPr>
                <w:noProof/>
                <w:webHidden/>
              </w:rPr>
              <w:fldChar w:fldCharType="begin"/>
            </w:r>
            <w:r>
              <w:rPr>
                <w:noProof/>
                <w:webHidden/>
              </w:rPr>
              <w:instrText xml:space="preserve"> PAGEREF _Toc3146703 \h </w:instrText>
            </w:r>
            <w:r>
              <w:rPr>
                <w:noProof/>
                <w:webHidden/>
              </w:rPr>
            </w:r>
          </w:ins>
          <w:r>
            <w:rPr>
              <w:noProof/>
              <w:webHidden/>
            </w:rPr>
            <w:fldChar w:fldCharType="separate"/>
          </w:r>
          <w:ins w:id="16" w:author="Innerbichler Franz" w:date="2019-03-10T21:44:00Z">
            <w:r>
              <w:rPr>
                <w:noProof/>
                <w:webHidden/>
              </w:rPr>
              <w:t>5</w:t>
            </w:r>
            <w:r>
              <w:rPr>
                <w:noProof/>
                <w:webHidden/>
              </w:rPr>
              <w:fldChar w:fldCharType="end"/>
            </w:r>
            <w:r w:rsidRPr="003F2A88">
              <w:rPr>
                <w:rStyle w:val="Hyperlink"/>
                <w:noProof/>
              </w:rPr>
              <w:fldChar w:fldCharType="end"/>
            </w:r>
          </w:ins>
        </w:p>
        <w:p w14:paraId="5DB28D6D" w14:textId="62B512D6" w:rsidR="00943F59" w:rsidRDefault="00943F59">
          <w:pPr>
            <w:pStyle w:val="Verzeichnis2"/>
            <w:tabs>
              <w:tab w:val="left" w:pos="880"/>
              <w:tab w:val="right" w:leader="dot" w:pos="9396"/>
            </w:tabs>
            <w:rPr>
              <w:ins w:id="17" w:author="Innerbichler Franz" w:date="2019-03-10T21:44:00Z"/>
              <w:rFonts w:eastAsiaTheme="minorEastAsia"/>
              <w:noProof/>
              <w:sz w:val="22"/>
              <w:lang w:val="de-AT" w:eastAsia="de-AT"/>
            </w:rPr>
          </w:pPr>
          <w:ins w:id="18"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"_Toc3146704"</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1.4.</w:t>
            </w:r>
            <w:r>
              <w:rPr>
                <w:rFonts w:eastAsiaTheme="minorEastAsia"/>
                <w:noProof/>
                <w:sz w:val="22"/>
                <w:lang w:val="de-AT" w:eastAsia="de-AT"/>
              </w:rPr>
              <w:tab/>
            </w:r>
            <w:r w:rsidRPr="003F2A88">
              <w:rPr>
                <w:rStyle w:val="Hyperlink"/>
                <w:noProof/>
              </w:rPr>
              <w:t>Problemstellung</w:t>
            </w:r>
            <w:r>
              <w:rPr>
                <w:noProof/>
                <w:webHidden/>
              </w:rPr>
              <w:tab/>
            </w:r>
            <w:r>
              <w:rPr>
                <w:noProof/>
                <w:webHidden/>
              </w:rPr>
              <w:fldChar w:fldCharType="begin"/>
            </w:r>
            <w:r>
              <w:rPr>
                <w:noProof/>
                <w:webHidden/>
              </w:rPr>
              <w:instrText xml:space="preserve"> PAGEREF _Toc3146704 \h </w:instrText>
            </w:r>
            <w:r>
              <w:rPr>
                <w:noProof/>
                <w:webHidden/>
              </w:rPr>
            </w:r>
          </w:ins>
          <w:r>
            <w:rPr>
              <w:noProof/>
              <w:webHidden/>
            </w:rPr>
            <w:fldChar w:fldCharType="separate"/>
          </w:r>
          <w:ins w:id="19" w:author="Innerbichler Franz" w:date="2019-03-10T21:44:00Z">
            <w:r>
              <w:rPr>
                <w:noProof/>
                <w:webHidden/>
              </w:rPr>
              <w:t>5</w:t>
            </w:r>
            <w:r>
              <w:rPr>
                <w:noProof/>
                <w:webHidden/>
              </w:rPr>
              <w:fldChar w:fldCharType="end"/>
            </w:r>
            <w:r w:rsidRPr="003F2A88">
              <w:rPr>
                <w:rStyle w:val="Hyperlink"/>
                <w:noProof/>
              </w:rPr>
              <w:fldChar w:fldCharType="end"/>
            </w:r>
          </w:ins>
        </w:p>
        <w:p w14:paraId="25E878D9" w14:textId="30F7395A" w:rsidR="00943F59" w:rsidRDefault="00943F59">
          <w:pPr>
            <w:pStyle w:val="Verzeichnis1"/>
            <w:tabs>
              <w:tab w:val="left" w:pos="400"/>
              <w:tab w:val="right" w:leader="dot" w:pos="9396"/>
            </w:tabs>
            <w:rPr>
              <w:ins w:id="20" w:author="Innerbichler Franz" w:date="2019-03-10T21:44:00Z"/>
              <w:rFonts w:eastAsiaTheme="minorEastAsia"/>
              <w:noProof/>
              <w:sz w:val="22"/>
              <w:lang w:val="de-AT" w:eastAsia="de-AT"/>
            </w:rPr>
          </w:pPr>
          <w:ins w:id="21"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"_Toc3146705"</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rFonts w:cs="Times New Roman"/>
                <w:noProof/>
                <w14:scene3d>
                  <w14:camera w14:prst="orthographicFront"/>
                  <w14:lightRig w14:rig="threePt" w14:dir="t">
                    <w14:rot w14:lat="0" w14:lon="0" w14:rev="0"/>
                  </w14:lightRig>
                </w14:scene3d>
              </w:rPr>
              <w:t>2.</w:t>
            </w:r>
            <w:r>
              <w:rPr>
                <w:rFonts w:eastAsiaTheme="minorEastAsia"/>
                <w:noProof/>
                <w:sz w:val="22"/>
                <w:lang w:val="de-AT" w:eastAsia="de-AT"/>
              </w:rPr>
              <w:tab/>
            </w:r>
            <w:r w:rsidRPr="003F2A88">
              <w:rPr>
                <w:rStyle w:val="Hyperlink"/>
                <w:noProof/>
              </w:rPr>
              <w:t>Implementierung</w:t>
            </w:r>
            <w:r>
              <w:rPr>
                <w:noProof/>
                <w:webHidden/>
              </w:rPr>
              <w:tab/>
            </w:r>
            <w:r>
              <w:rPr>
                <w:noProof/>
                <w:webHidden/>
              </w:rPr>
              <w:fldChar w:fldCharType="begin"/>
            </w:r>
            <w:r>
              <w:rPr>
                <w:noProof/>
                <w:webHidden/>
              </w:rPr>
              <w:instrText xml:space="preserve"> PAGEREF _Toc3146705 \h </w:instrText>
            </w:r>
            <w:r>
              <w:rPr>
                <w:noProof/>
                <w:webHidden/>
              </w:rPr>
            </w:r>
          </w:ins>
          <w:r>
            <w:rPr>
              <w:noProof/>
              <w:webHidden/>
            </w:rPr>
            <w:fldChar w:fldCharType="separate"/>
          </w:r>
          <w:ins w:id="22" w:author="Innerbichler Franz" w:date="2019-03-10T21:44:00Z">
            <w:r>
              <w:rPr>
                <w:noProof/>
                <w:webHidden/>
              </w:rPr>
              <w:t>6</w:t>
            </w:r>
            <w:r>
              <w:rPr>
                <w:noProof/>
                <w:webHidden/>
              </w:rPr>
              <w:fldChar w:fldCharType="end"/>
            </w:r>
            <w:r w:rsidRPr="003F2A88">
              <w:rPr>
                <w:rStyle w:val="Hyperlink"/>
                <w:noProof/>
              </w:rPr>
              <w:fldChar w:fldCharType="end"/>
            </w:r>
          </w:ins>
        </w:p>
        <w:p w14:paraId="6270E609" w14:textId="466CD84C" w:rsidR="00943F59" w:rsidRDefault="00943F59">
          <w:pPr>
            <w:pStyle w:val="Verzeichnis2"/>
            <w:tabs>
              <w:tab w:val="left" w:pos="880"/>
              <w:tab w:val="right" w:leader="dot" w:pos="9396"/>
            </w:tabs>
            <w:rPr>
              <w:ins w:id="23" w:author="Innerbichler Franz" w:date="2019-03-10T21:44:00Z"/>
              <w:rFonts w:eastAsiaTheme="minorEastAsia"/>
              <w:noProof/>
              <w:sz w:val="22"/>
              <w:lang w:val="de-AT" w:eastAsia="de-AT"/>
            </w:rPr>
          </w:pPr>
          <w:ins w:id="24"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"_Toc3146706"</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2.1.</w:t>
            </w:r>
            <w:r>
              <w:rPr>
                <w:rFonts w:eastAsiaTheme="minorEastAsia"/>
                <w:noProof/>
                <w:sz w:val="22"/>
                <w:lang w:val="de-AT" w:eastAsia="de-AT"/>
              </w:rPr>
              <w:tab/>
            </w:r>
            <w:r w:rsidRPr="003F2A88">
              <w:rPr>
                <w:rStyle w:val="Hyperlink"/>
                <w:noProof/>
              </w:rPr>
              <w:t>Python Bibliotheken</w:t>
            </w:r>
            <w:r>
              <w:rPr>
                <w:noProof/>
                <w:webHidden/>
              </w:rPr>
              <w:tab/>
            </w:r>
            <w:r>
              <w:rPr>
                <w:noProof/>
                <w:webHidden/>
              </w:rPr>
              <w:fldChar w:fldCharType="begin"/>
            </w:r>
            <w:r>
              <w:rPr>
                <w:noProof/>
                <w:webHidden/>
              </w:rPr>
              <w:instrText xml:space="preserve"> PAGEREF _Toc3146706 \h </w:instrText>
            </w:r>
            <w:r>
              <w:rPr>
                <w:noProof/>
                <w:webHidden/>
              </w:rPr>
            </w:r>
          </w:ins>
          <w:r>
            <w:rPr>
              <w:noProof/>
              <w:webHidden/>
            </w:rPr>
            <w:fldChar w:fldCharType="separate"/>
          </w:r>
          <w:ins w:id="25" w:author="Innerbichler Franz" w:date="2019-03-10T21:44:00Z">
            <w:r>
              <w:rPr>
                <w:noProof/>
                <w:webHidden/>
              </w:rPr>
              <w:t>6</w:t>
            </w:r>
            <w:r>
              <w:rPr>
                <w:noProof/>
                <w:webHidden/>
              </w:rPr>
              <w:fldChar w:fldCharType="end"/>
            </w:r>
            <w:r w:rsidRPr="003F2A88">
              <w:rPr>
                <w:rStyle w:val="Hyperlink"/>
                <w:noProof/>
              </w:rPr>
              <w:fldChar w:fldCharType="end"/>
            </w:r>
          </w:ins>
        </w:p>
        <w:p w14:paraId="2035D2DE" w14:textId="7268FC9E" w:rsidR="00943F59" w:rsidRDefault="00943F59">
          <w:pPr>
            <w:pStyle w:val="Verzeichnis2"/>
            <w:tabs>
              <w:tab w:val="left" w:pos="880"/>
              <w:tab w:val="right" w:leader="dot" w:pos="9396"/>
            </w:tabs>
            <w:rPr>
              <w:ins w:id="26" w:author="Innerbichler Franz" w:date="2019-03-10T21:44:00Z"/>
              <w:rFonts w:eastAsiaTheme="minorEastAsia"/>
              <w:noProof/>
              <w:sz w:val="22"/>
              <w:lang w:val="de-AT" w:eastAsia="de-AT"/>
            </w:rPr>
          </w:pPr>
          <w:ins w:id="27"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"_Toc3146707"</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2.2.</w:t>
            </w:r>
            <w:r>
              <w:rPr>
                <w:rFonts w:eastAsiaTheme="minorEastAsia"/>
                <w:noProof/>
                <w:sz w:val="22"/>
                <w:lang w:val="de-AT" w:eastAsia="de-AT"/>
              </w:rPr>
              <w:tab/>
            </w:r>
            <w:r w:rsidRPr="003F2A88">
              <w:rPr>
                <w:rStyle w:val="Hyperlink"/>
                <w:noProof/>
              </w:rPr>
              <w:t>Funktionen</w:t>
            </w:r>
            <w:r>
              <w:rPr>
                <w:noProof/>
                <w:webHidden/>
              </w:rPr>
              <w:tab/>
            </w:r>
            <w:r>
              <w:rPr>
                <w:noProof/>
                <w:webHidden/>
              </w:rPr>
              <w:fldChar w:fldCharType="begin"/>
            </w:r>
            <w:r>
              <w:rPr>
                <w:noProof/>
                <w:webHidden/>
              </w:rPr>
              <w:instrText xml:space="preserve"> PAGEREF _Toc3146707 \h </w:instrText>
            </w:r>
            <w:r>
              <w:rPr>
                <w:noProof/>
                <w:webHidden/>
              </w:rPr>
            </w:r>
          </w:ins>
          <w:r>
            <w:rPr>
              <w:noProof/>
              <w:webHidden/>
            </w:rPr>
            <w:fldChar w:fldCharType="separate"/>
          </w:r>
          <w:ins w:id="28" w:author="Innerbichler Franz" w:date="2019-03-10T21:44:00Z">
            <w:r>
              <w:rPr>
                <w:noProof/>
                <w:webHidden/>
              </w:rPr>
              <w:t>7</w:t>
            </w:r>
            <w:r>
              <w:rPr>
                <w:noProof/>
                <w:webHidden/>
              </w:rPr>
              <w:fldChar w:fldCharType="end"/>
            </w:r>
            <w:r w:rsidRPr="003F2A88">
              <w:rPr>
                <w:rStyle w:val="Hyperlink"/>
                <w:noProof/>
              </w:rPr>
              <w:fldChar w:fldCharType="end"/>
            </w:r>
          </w:ins>
        </w:p>
        <w:p w14:paraId="4BE76231" w14:textId="4A65BA4F" w:rsidR="00943F59" w:rsidRDefault="00943F59">
          <w:pPr>
            <w:pStyle w:val="Verzeichnis3"/>
            <w:tabs>
              <w:tab w:val="left" w:pos="1100"/>
              <w:tab w:val="right" w:leader="dot" w:pos="9396"/>
            </w:tabs>
            <w:rPr>
              <w:ins w:id="29" w:author="Innerbichler Franz" w:date="2019-03-10T21:44:00Z"/>
              <w:rFonts w:eastAsiaTheme="minorEastAsia"/>
              <w:noProof/>
              <w:sz w:val="22"/>
              <w:lang w:val="de-AT" w:eastAsia="de-AT"/>
            </w:rPr>
          </w:pPr>
          <w:ins w:id="30"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"_Toc3146708"</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2.2.1.</w:t>
            </w:r>
            <w:r>
              <w:rPr>
                <w:rFonts w:eastAsiaTheme="minorEastAsia"/>
                <w:noProof/>
                <w:sz w:val="22"/>
                <w:lang w:val="de-AT" w:eastAsia="de-AT"/>
              </w:rPr>
              <w:tab/>
            </w:r>
            <w:r w:rsidRPr="003F2A88">
              <w:rPr>
                <w:rStyle w:val="Hyperlink"/>
                <w:noProof/>
              </w:rPr>
              <w:t>Datenbankerstellung</w:t>
            </w:r>
            <w:r>
              <w:rPr>
                <w:noProof/>
                <w:webHidden/>
              </w:rPr>
              <w:tab/>
            </w:r>
            <w:r>
              <w:rPr>
                <w:noProof/>
                <w:webHidden/>
              </w:rPr>
              <w:fldChar w:fldCharType="begin"/>
            </w:r>
            <w:r>
              <w:rPr>
                <w:noProof/>
                <w:webHidden/>
              </w:rPr>
              <w:instrText xml:space="preserve"> PAGEREF _Toc3146708 \h </w:instrText>
            </w:r>
            <w:r>
              <w:rPr>
                <w:noProof/>
                <w:webHidden/>
              </w:rPr>
            </w:r>
          </w:ins>
          <w:r>
            <w:rPr>
              <w:noProof/>
              <w:webHidden/>
            </w:rPr>
            <w:fldChar w:fldCharType="separate"/>
          </w:r>
          <w:ins w:id="31" w:author="Innerbichler Franz" w:date="2019-03-10T21:44:00Z">
            <w:r>
              <w:rPr>
                <w:noProof/>
                <w:webHidden/>
              </w:rPr>
              <w:t>7</w:t>
            </w:r>
            <w:r>
              <w:rPr>
                <w:noProof/>
                <w:webHidden/>
              </w:rPr>
              <w:fldChar w:fldCharType="end"/>
            </w:r>
            <w:r w:rsidRPr="003F2A88">
              <w:rPr>
                <w:rStyle w:val="Hyperlink"/>
                <w:noProof/>
              </w:rPr>
              <w:fldChar w:fldCharType="end"/>
            </w:r>
          </w:ins>
        </w:p>
        <w:p w14:paraId="06AEDFF3" w14:textId="00BAD21D" w:rsidR="00943F59" w:rsidRDefault="00943F59">
          <w:pPr>
            <w:pStyle w:val="Verzeichnis3"/>
            <w:tabs>
              <w:tab w:val="left" w:pos="1100"/>
              <w:tab w:val="right" w:leader="dot" w:pos="9396"/>
            </w:tabs>
            <w:rPr>
              <w:ins w:id="32" w:author="Innerbichler Franz" w:date="2019-03-10T21:44:00Z"/>
              <w:rFonts w:eastAsiaTheme="minorEastAsia"/>
              <w:noProof/>
              <w:sz w:val="22"/>
              <w:lang w:val="de-AT" w:eastAsia="de-AT"/>
            </w:rPr>
          </w:pPr>
          <w:ins w:id="33"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"_Toc3146709"</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2.2.2.</w:t>
            </w:r>
            <w:r>
              <w:rPr>
                <w:rFonts w:eastAsiaTheme="minorEastAsia"/>
                <w:noProof/>
                <w:sz w:val="22"/>
                <w:lang w:val="de-AT" w:eastAsia="de-AT"/>
              </w:rPr>
              <w:tab/>
            </w:r>
            <w:r w:rsidRPr="003F2A88">
              <w:rPr>
                <w:rStyle w:val="Hyperlink"/>
                <w:noProof/>
              </w:rPr>
              <w:t>Initialisieren und Konvertieren</w:t>
            </w:r>
            <w:r>
              <w:rPr>
                <w:noProof/>
                <w:webHidden/>
              </w:rPr>
              <w:tab/>
            </w:r>
            <w:r>
              <w:rPr>
                <w:noProof/>
                <w:webHidden/>
              </w:rPr>
              <w:fldChar w:fldCharType="begin"/>
            </w:r>
            <w:r>
              <w:rPr>
                <w:noProof/>
                <w:webHidden/>
              </w:rPr>
              <w:instrText xml:space="preserve"> PAGEREF _Toc3146709 \h </w:instrText>
            </w:r>
            <w:r>
              <w:rPr>
                <w:noProof/>
                <w:webHidden/>
              </w:rPr>
            </w:r>
          </w:ins>
          <w:r>
            <w:rPr>
              <w:noProof/>
              <w:webHidden/>
            </w:rPr>
            <w:fldChar w:fldCharType="separate"/>
          </w:r>
          <w:ins w:id="34" w:author="Innerbichler Franz" w:date="2019-03-10T21:44:00Z">
            <w:r>
              <w:rPr>
                <w:noProof/>
                <w:webHidden/>
              </w:rPr>
              <w:t>7</w:t>
            </w:r>
            <w:r>
              <w:rPr>
                <w:noProof/>
                <w:webHidden/>
              </w:rPr>
              <w:fldChar w:fldCharType="end"/>
            </w:r>
            <w:r w:rsidRPr="003F2A88">
              <w:rPr>
                <w:rStyle w:val="Hyperlink"/>
                <w:noProof/>
              </w:rPr>
              <w:fldChar w:fldCharType="end"/>
            </w:r>
          </w:ins>
        </w:p>
        <w:p w14:paraId="7DD22133" w14:textId="5CF40642" w:rsidR="00943F59" w:rsidRDefault="00943F59">
          <w:pPr>
            <w:pStyle w:val="Verzeichnis3"/>
            <w:tabs>
              <w:tab w:val="left" w:pos="1100"/>
              <w:tab w:val="right" w:leader="dot" w:pos="9396"/>
            </w:tabs>
            <w:rPr>
              <w:ins w:id="35" w:author="Innerbichler Franz" w:date="2019-03-10T21:44:00Z"/>
              <w:rFonts w:eastAsiaTheme="minorEastAsia"/>
              <w:noProof/>
              <w:sz w:val="22"/>
              <w:lang w:val="de-AT" w:eastAsia="de-AT"/>
            </w:rPr>
          </w:pPr>
          <w:ins w:id="36"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"_Toc3146710"</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2.2.3.</w:t>
            </w:r>
            <w:r>
              <w:rPr>
                <w:rFonts w:eastAsiaTheme="minorEastAsia"/>
                <w:noProof/>
                <w:sz w:val="22"/>
                <w:lang w:val="de-AT" w:eastAsia="de-AT"/>
              </w:rPr>
              <w:tab/>
            </w:r>
            <w:r w:rsidRPr="003F2A88">
              <w:rPr>
                <w:rStyle w:val="Hyperlink"/>
                <w:noProof/>
              </w:rPr>
              <w:t>Import</w:t>
            </w:r>
            <w:r>
              <w:rPr>
                <w:noProof/>
                <w:webHidden/>
              </w:rPr>
              <w:tab/>
            </w:r>
            <w:r>
              <w:rPr>
                <w:noProof/>
                <w:webHidden/>
              </w:rPr>
              <w:fldChar w:fldCharType="begin"/>
            </w:r>
            <w:r>
              <w:rPr>
                <w:noProof/>
                <w:webHidden/>
              </w:rPr>
              <w:instrText xml:space="preserve"> PAGEREF _Toc3146710 \h </w:instrText>
            </w:r>
            <w:r>
              <w:rPr>
                <w:noProof/>
                <w:webHidden/>
              </w:rPr>
            </w:r>
          </w:ins>
          <w:r>
            <w:rPr>
              <w:noProof/>
              <w:webHidden/>
            </w:rPr>
            <w:fldChar w:fldCharType="separate"/>
          </w:r>
          <w:ins w:id="37" w:author="Innerbichler Franz" w:date="2019-03-10T21:44:00Z">
            <w:r>
              <w:rPr>
                <w:noProof/>
                <w:webHidden/>
              </w:rPr>
              <w:t>9</w:t>
            </w:r>
            <w:r>
              <w:rPr>
                <w:noProof/>
                <w:webHidden/>
              </w:rPr>
              <w:fldChar w:fldCharType="end"/>
            </w:r>
            <w:r w:rsidRPr="003F2A88">
              <w:rPr>
                <w:rStyle w:val="Hyperlink"/>
                <w:noProof/>
              </w:rPr>
              <w:fldChar w:fldCharType="end"/>
            </w:r>
          </w:ins>
        </w:p>
        <w:p w14:paraId="01509D03" w14:textId="093F4654" w:rsidR="00943F59" w:rsidRDefault="00943F59">
          <w:pPr>
            <w:pStyle w:val="Verzeichnis2"/>
            <w:tabs>
              <w:tab w:val="left" w:pos="880"/>
              <w:tab w:val="right" w:leader="dot" w:pos="9396"/>
            </w:tabs>
            <w:rPr>
              <w:ins w:id="38" w:author="Innerbichler Franz" w:date="2019-03-10T21:44:00Z"/>
              <w:rFonts w:eastAsiaTheme="minorEastAsia"/>
              <w:noProof/>
              <w:sz w:val="22"/>
              <w:lang w:val="de-AT" w:eastAsia="de-AT"/>
            </w:rPr>
          </w:pPr>
          <w:ins w:id="39"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"_Toc3146711"</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2.3.</w:t>
            </w:r>
            <w:r>
              <w:rPr>
                <w:rFonts w:eastAsiaTheme="minorEastAsia"/>
                <w:noProof/>
                <w:sz w:val="22"/>
                <w:lang w:val="de-AT" w:eastAsia="de-AT"/>
              </w:rPr>
              <w:tab/>
            </w:r>
            <w:r w:rsidRPr="003F2A88">
              <w:rPr>
                <w:rStyle w:val="Hyperlink"/>
                <w:noProof/>
              </w:rPr>
              <w:t>Berichterstellung</w:t>
            </w:r>
            <w:r>
              <w:rPr>
                <w:noProof/>
                <w:webHidden/>
              </w:rPr>
              <w:tab/>
            </w:r>
            <w:r>
              <w:rPr>
                <w:noProof/>
                <w:webHidden/>
              </w:rPr>
              <w:fldChar w:fldCharType="begin"/>
            </w:r>
            <w:r>
              <w:rPr>
                <w:noProof/>
                <w:webHidden/>
              </w:rPr>
              <w:instrText xml:space="preserve"> PAGEREF _Toc3146711 \h </w:instrText>
            </w:r>
            <w:r>
              <w:rPr>
                <w:noProof/>
                <w:webHidden/>
              </w:rPr>
            </w:r>
          </w:ins>
          <w:r>
            <w:rPr>
              <w:noProof/>
              <w:webHidden/>
            </w:rPr>
            <w:fldChar w:fldCharType="separate"/>
          </w:r>
          <w:ins w:id="40" w:author="Innerbichler Franz" w:date="2019-03-10T21:44:00Z">
            <w:r>
              <w:rPr>
                <w:noProof/>
                <w:webHidden/>
              </w:rPr>
              <w:t>10</w:t>
            </w:r>
            <w:r>
              <w:rPr>
                <w:noProof/>
                <w:webHidden/>
              </w:rPr>
              <w:fldChar w:fldCharType="end"/>
            </w:r>
            <w:r w:rsidRPr="003F2A88">
              <w:rPr>
                <w:rStyle w:val="Hyperlink"/>
                <w:noProof/>
              </w:rPr>
              <w:fldChar w:fldCharType="end"/>
            </w:r>
          </w:ins>
        </w:p>
        <w:p w14:paraId="0CA43CC2" w14:textId="77668635" w:rsidR="00943F59" w:rsidRDefault="00943F59">
          <w:pPr>
            <w:pStyle w:val="Verzeichnis3"/>
            <w:tabs>
              <w:tab w:val="left" w:pos="1100"/>
              <w:tab w:val="right" w:leader="dot" w:pos="9396"/>
            </w:tabs>
            <w:rPr>
              <w:ins w:id="41" w:author="Innerbichler Franz" w:date="2019-03-10T21:44:00Z"/>
              <w:rFonts w:eastAsiaTheme="minorEastAsia"/>
              <w:noProof/>
              <w:sz w:val="22"/>
              <w:lang w:val="de-AT" w:eastAsia="de-AT"/>
            </w:rPr>
          </w:pPr>
          <w:ins w:id="42"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"_Toc3146712"</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2.3.1.</w:t>
            </w:r>
            <w:r>
              <w:rPr>
                <w:rFonts w:eastAsiaTheme="minorEastAsia"/>
                <w:noProof/>
                <w:sz w:val="22"/>
                <w:lang w:val="de-AT" w:eastAsia="de-AT"/>
              </w:rPr>
              <w:tab/>
            </w:r>
            <w:r w:rsidRPr="003F2A88">
              <w:rPr>
                <w:rStyle w:val="Hyperlink"/>
                <w:noProof/>
              </w:rPr>
              <w:t>PDF erstellen</w:t>
            </w:r>
            <w:r>
              <w:rPr>
                <w:noProof/>
                <w:webHidden/>
              </w:rPr>
              <w:tab/>
            </w:r>
            <w:r>
              <w:rPr>
                <w:noProof/>
                <w:webHidden/>
              </w:rPr>
              <w:fldChar w:fldCharType="begin"/>
            </w:r>
            <w:r>
              <w:rPr>
                <w:noProof/>
                <w:webHidden/>
              </w:rPr>
              <w:instrText xml:space="preserve"> PAGEREF _Toc3146712 \h </w:instrText>
            </w:r>
            <w:r>
              <w:rPr>
                <w:noProof/>
                <w:webHidden/>
              </w:rPr>
            </w:r>
          </w:ins>
          <w:r>
            <w:rPr>
              <w:noProof/>
              <w:webHidden/>
            </w:rPr>
            <w:fldChar w:fldCharType="separate"/>
          </w:r>
          <w:ins w:id="43" w:author="Innerbichler Franz" w:date="2019-03-10T21:44:00Z">
            <w:r>
              <w:rPr>
                <w:noProof/>
                <w:webHidden/>
              </w:rPr>
              <w:t>10</w:t>
            </w:r>
            <w:r>
              <w:rPr>
                <w:noProof/>
                <w:webHidden/>
              </w:rPr>
              <w:fldChar w:fldCharType="end"/>
            </w:r>
            <w:r w:rsidRPr="003F2A88">
              <w:rPr>
                <w:rStyle w:val="Hyperlink"/>
                <w:noProof/>
              </w:rPr>
              <w:fldChar w:fldCharType="end"/>
            </w:r>
          </w:ins>
        </w:p>
        <w:p w14:paraId="13BB8897" w14:textId="3F8DB7AE" w:rsidR="00943F59" w:rsidRDefault="00943F59">
          <w:pPr>
            <w:pStyle w:val="Verzeichnis2"/>
            <w:tabs>
              <w:tab w:val="left" w:pos="880"/>
              <w:tab w:val="right" w:leader="dot" w:pos="9396"/>
            </w:tabs>
            <w:rPr>
              <w:ins w:id="44" w:author="Innerbichler Franz" w:date="2019-03-10T21:44:00Z"/>
              <w:rFonts w:eastAsiaTheme="minorEastAsia"/>
              <w:noProof/>
              <w:sz w:val="22"/>
              <w:lang w:val="de-AT" w:eastAsia="de-AT"/>
            </w:rPr>
          </w:pPr>
          <w:ins w:id="45"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"_Toc3146715"</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2.4.</w:t>
            </w:r>
            <w:r>
              <w:rPr>
                <w:rFonts w:eastAsiaTheme="minorEastAsia"/>
                <w:noProof/>
                <w:sz w:val="22"/>
                <w:lang w:val="de-AT" w:eastAsia="de-AT"/>
              </w:rPr>
              <w:tab/>
            </w:r>
            <w:r w:rsidRPr="003F2A88">
              <w:rPr>
                <w:rStyle w:val="Hyperlink"/>
                <w:noProof/>
              </w:rPr>
              <w:t>Partial Least Squares (=Projection to Latent Structures)</w:t>
            </w:r>
            <w:r>
              <w:rPr>
                <w:noProof/>
                <w:webHidden/>
              </w:rPr>
              <w:tab/>
            </w:r>
            <w:r>
              <w:rPr>
                <w:noProof/>
                <w:webHidden/>
              </w:rPr>
              <w:fldChar w:fldCharType="begin"/>
            </w:r>
            <w:r>
              <w:rPr>
                <w:noProof/>
                <w:webHidden/>
              </w:rPr>
              <w:instrText xml:space="preserve"> PAGEREF _Toc3146715 \h </w:instrText>
            </w:r>
            <w:r>
              <w:rPr>
                <w:noProof/>
                <w:webHidden/>
              </w:rPr>
            </w:r>
          </w:ins>
          <w:r>
            <w:rPr>
              <w:noProof/>
              <w:webHidden/>
            </w:rPr>
            <w:fldChar w:fldCharType="separate"/>
          </w:r>
          <w:ins w:id="46" w:author="Innerbichler Franz" w:date="2019-03-10T21:44:00Z">
            <w:r>
              <w:rPr>
                <w:noProof/>
                <w:webHidden/>
              </w:rPr>
              <w:t>11</w:t>
            </w:r>
            <w:r>
              <w:rPr>
                <w:noProof/>
                <w:webHidden/>
              </w:rPr>
              <w:fldChar w:fldCharType="end"/>
            </w:r>
            <w:r w:rsidRPr="003F2A88">
              <w:rPr>
                <w:rStyle w:val="Hyperlink"/>
                <w:noProof/>
              </w:rPr>
              <w:fldChar w:fldCharType="end"/>
            </w:r>
          </w:ins>
        </w:p>
        <w:p w14:paraId="1C73CAFB" w14:textId="6E989FB8" w:rsidR="00943F59" w:rsidRDefault="00943F59">
          <w:pPr>
            <w:pStyle w:val="Verzeichnis3"/>
            <w:tabs>
              <w:tab w:val="left" w:pos="1100"/>
              <w:tab w:val="right" w:leader="dot" w:pos="9396"/>
            </w:tabs>
            <w:rPr>
              <w:ins w:id="47" w:author="Innerbichler Franz" w:date="2019-03-10T21:44:00Z"/>
              <w:rFonts w:eastAsiaTheme="minorEastAsia"/>
              <w:noProof/>
              <w:sz w:val="22"/>
              <w:lang w:val="de-AT" w:eastAsia="de-AT"/>
            </w:rPr>
          </w:pPr>
          <w:ins w:id="48"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"_Toc3146716"</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2.4.1.</w:t>
            </w:r>
            <w:r>
              <w:rPr>
                <w:rFonts w:eastAsiaTheme="minorEastAsia"/>
                <w:noProof/>
                <w:sz w:val="22"/>
                <w:lang w:val="de-AT" w:eastAsia="de-AT"/>
              </w:rPr>
              <w:tab/>
            </w:r>
            <w:r w:rsidRPr="003F2A88">
              <w:rPr>
                <w:rStyle w:val="Hyperlink"/>
                <w:noProof/>
                <w:lang w:val="de-AT"/>
              </w:rPr>
              <w:t>Python code</w:t>
            </w:r>
            <w:r>
              <w:rPr>
                <w:noProof/>
                <w:webHidden/>
              </w:rPr>
              <w:tab/>
            </w:r>
            <w:r>
              <w:rPr>
                <w:noProof/>
                <w:webHidden/>
              </w:rPr>
              <w:fldChar w:fldCharType="begin"/>
            </w:r>
            <w:r>
              <w:rPr>
                <w:noProof/>
                <w:webHidden/>
              </w:rPr>
              <w:instrText xml:space="preserve"> PAGEREF _Toc3146716 \h </w:instrText>
            </w:r>
            <w:r>
              <w:rPr>
                <w:noProof/>
                <w:webHidden/>
              </w:rPr>
            </w:r>
          </w:ins>
          <w:r>
            <w:rPr>
              <w:noProof/>
              <w:webHidden/>
            </w:rPr>
            <w:fldChar w:fldCharType="separate"/>
          </w:r>
          <w:ins w:id="49" w:author="Innerbichler Franz" w:date="2019-03-10T21:44:00Z">
            <w:r>
              <w:rPr>
                <w:noProof/>
                <w:webHidden/>
              </w:rPr>
              <w:t>11</w:t>
            </w:r>
            <w:r>
              <w:rPr>
                <w:noProof/>
                <w:webHidden/>
              </w:rPr>
              <w:fldChar w:fldCharType="end"/>
            </w:r>
            <w:r w:rsidRPr="003F2A88">
              <w:rPr>
                <w:rStyle w:val="Hyperlink"/>
                <w:noProof/>
              </w:rPr>
              <w:fldChar w:fldCharType="end"/>
            </w:r>
          </w:ins>
        </w:p>
        <w:p w14:paraId="213ED145" w14:textId="00965BED" w:rsidR="00943F59" w:rsidRDefault="00943F59">
          <w:pPr>
            <w:pStyle w:val="Verzeichnis2"/>
            <w:tabs>
              <w:tab w:val="left" w:pos="880"/>
              <w:tab w:val="right" w:leader="dot" w:pos="9396"/>
            </w:tabs>
            <w:rPr>
              <w:ins w:id="50" w:author="Innerbichler Franz" w:date="2019-03-10T21:44:00Z"/>
              <w:rFonts w:eastAsiaTheme="minorEastAsia"/>
              <w:noProof/>
              <w:sz w:val="22"/>
              <w:lang w:val="de-AT" w:eastAsia="de-AT"/>
            </w:rPr>
          </w:pPr>
          <w:ins w:id="51"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"_Toc3146718"</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highlight w:val="yellow"/>
              </w:rPr>
              <w:t>2.5.</w:t>
            </w:r>
            <w:r>
              <w:rPr>
                <w:rFonts w:eastAsiaTheme="minorEastAsia"/>
                <w:noProof/>
                <w:sz w:val="22"/>
                <w:lang w:val="de-AT" w:eastAsia="de-AT"/>
              </w:rPr>
              <w:tab/>
            </w:r>
            <w:r w:rsidRPr="003F2A88">
              <w:rPr>
                <w:rStyle w:val="Hyperlink"/>
                <w:noProof/>
              </w:rPr>
              <w:t>Grafische Benutzeroberfläche</w:t>
            </w:r>
            <w:r>
              <w:rPr>
                <w:noProof/>
                <w:webHidden/>
              </w:rPr>
              <w:tab/>
            </w:r>
            <w:r>
              <w:rPr>
                <w:noProof/>
                <w:webHidden/>
              </w:rPr>
              <w:fldChar w:fldCharType="begin"/>
            </w:r>
            <w:r>
              <w:rPr>
                <w:noProof/>
                <w:webHidden/>
              </w:rPr>
              <w:instrText xml:space="preserve"> PAGEREF _Toc3146718 \h </w:instrText>
            </w:r>
            <w:r>
              <w:rPr>
                <w:noProof/>
                <w:webHidden/>
              </w:rPr>
            </w:r>
          </w:ins>
          <w:r>
            <w:rPr>
              <w:noProof/>
              <w:webHidden/>
            </w:rPr>
            <w:fldChar w:fldCharType="separate"/>
          </w:r>
          <w:ins w:id="52" w:author="Innerbichler Franz" w:date="2019-03-10T21:44:00Z">
            <w:r>
              <w:rPr>
                <w:noProof/>
                <w:webHidden/>
              </w:rPr>
              <w:t>17</w:t>
            </w:r>
            <w:r>
              <w:rPr>
                <w:noProof/>
                <w:webHidden/>
              </w:rPr>
              <w:fldChar w:fldCharType="end"/>
            </w:r>
            <w:r w:rsidRPr="003F2A88">
              <w:rPr>
                <w:rStyle w:val="Hyperlink"/>
                <w:noProof/>
              </w:rPr>
              <w:fldChar w:fldCharType="end"/>
            </w:r>
          </w:ins>
        </w:p>
        <w:p w14:paraId="01EF0A3E" w14:textId="39BC84FC" w:rsidR="00943F59" w:rsidRDefault="00943F59">
          <w:pPr>
            <w:pStyle w:val="Verzeichnis2"/>
            <w:tabs>
              <w:tab w:val="left" w:pos="880"/>
              <w:tab w:val="right" w:leader="dot" w:pos="9396"/>
            </w:tabs>
            <w:rPr>
              <w:ins w:id="53" w:author="Innerbichler Franz" w:date="2019-03-10T21:44:00Z"/>
              <w:rFonts w:eastAsiaTheme="minorEastAsia"/>
              <w:noProof/>
              <w:sz w:val="22"/>
              <w:lang w:val="de-AT" w:eastAsia="de-AT"/>
            </w:rPr>
          </w:pPr>
          <w:ins w:id="54"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"_Toc3146720"</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2.6.</w:t>
            </w:r>
            <w:r>
              <w:rPr>
                <w:rFonts w:eastAsiaTheme="minorEastAsia"/>
                <w:noProof/>
                <w:sz w:val="22"/>
                <w:lang w:val="de-AT" w:eastAsia="de-AT"/>
              </w:rPr>
              <w:tab/>
            </w:r>
            <w:r w:rsidRPr="003F2A88">
              <w:rPr>
                <w:rStyle w:val="Hyperlink"/>
                <w:noProof/>
              </w:rPr>
              <w:t>Diskussion der Lösung/Stärken und Schwächen</w:t>
            </w:r>
            <w:r>
              <w:rPr>
                <w:noProof/>
                <w:webHidden/>
              </w:rPr>
              <w:tab/>
            </w:r>
            <w:r>
              <w:rPr>
                <w:noProof/>
                <w:webHidden/>
              </w:rPr>
              <w:fldChar w:fldCharType="begin"/>
            </w:r>
            <w:r>
              <w:rPr>
                <w:noProof/>
                <w:webHidden/>
              </w:rPr>
              <w:instrText xml:space="preserve"> PAGEREF _Toc3146720 \h </w:instrText>
            </w:r>
            <w:r>
              <w:rPr>
                <w:noProof/>
                <w:webHidden/>
              </w:rPr>
            </w:r>
          </w:ins>
          <w:r>
            <w:rPr>
              <w:noProof/>
              <w:webHidden/>
            </w:rPr>
            <w:fldChar w:fldCharType="separate"/>
          </w:r>
          <w:ins w:id="55" w:author="Innerbichler Franz" w:date="2019-03-10T21:44:00Z">
            <w:r>
              <w:rPr>
                <w:noProof/>
                <w:webHidden/>
              </w:rPr>
              <w:t>19</w:t>
            </w:r>
            <w:r>
              <w:rPr>
                <w:noProof/>
                <w:webHidden/>
              </w:rPr>
              <w:fldChar w:fldCharType="end"/>
            </w:r>
            <w:r w:rsidRPr="003F2A88">
              <w:rPr>
                <w:rStyle w:val="Hyperlink"/>
                <w:noProof/>
              </w:rPr>
              <w:fldChar w:fldCharType="end"/>
            </w:r>
          </w:ins>
        </w:p>
        <w:p w14:paraId="4A6890E7" w14:textId="7EEF9FB7" w:rsidR="00943F59" w:rsidRDefault="00943F59">
          <w:pPr>
            <w:pStyle w:val="Verzeichnis3"/>
            <w:tabs>
              <w:tab w:val="left" w:pos="1100"/>
              <w:tab w:val="right" w:leader="dot" w:pos="9396"/>
            </w:tabs>
            <w:rPr>
              <w:ins w:id="56" w:author="Innerbichler Franz" w:date="2019-03-10T21:44:00Z"/>
              <w:rFonts w:eastAsiaTheme="minorEastAsia"/>
              <w:noProof/>
              <w:sz w:val="22"/>
              <w:lang w:val="de-AT" w:eastAsia="de-AT"/>
            </w:rPr>
          </w:pPr>
          <w:ins w:id="57"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"_Toc3146721"</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2.6.1.</w:t>
            </w:r>
            <w:r>
              <w:rPr>
                <w:rFonts w:eastAsiaTheme="minorEastAsia"/>
                <w:noProof/>
                <w:sz w:val="22"/>
                <w:lang w:val="de-AT" w:eastAsia="de-AT"/>
              </w:rPr>
              <w:tab/>
            </w:r>
            <w:r w:rsidRPr="003F2A88">
              <w:rPr>
                <w:rStyle w:val="Hyperlink"/>
                <w:noProof/>
              </w:rPr>
              <w:t>Stärken</w:t>
            </w:r>
            <w:r>
              <w:rPr>
                <w:noProof/>
                <w:webHidden/>
              </w:rPr>
              <w:tab/>
            </w:r>
            <w:r>
              <w:rPr>
                <w:noProof/>
                <w:webHidden/>
              </w:rPr>
              <w:fldChar w:fldCharType="begin"/>
            </w:r>
            <w:r>
              <w:rPr>
                <w:noProof/>
                <w:webHidden/>
              </w:rPr>
              <w:instrText xml:space="preserve"> PAGEREF _Toc3146721 \h </w:instrText>
            </w:r>
            <w:r>
              <w:rPr>
                <w:noProof/>
                <w:webHidden/>
              </w:rPr>
            </w:r>
          </w:ins>
          <w:r>
            <w:rPr>
              <w:noProof/>
              <w:webHidden/>
            </w:rPr>
            <w:fldChar w:fldCharType="separate"/>
          </w:r>
          <w:ins w:id="58" w:author="Innerbichler Franz" w:date="2019-03-10T21:44:00Z">
            <w:r>
              <w:rPr>
                <w:noProof/>
                <w:webHidden/>
              </w:rPr>
              <w:t>19</w:t>
            </w:r>
            <w:r>
              <w:rPr>
                <w:noProof/>
                <w:webHidden/>
              </w:rPr>
              <w:fldChar w:fldCharType="end"/>
            </w:r>
            <w:r w:rsidRPr="003F2A88">
              <w:rPr>
                <w:rStyle w:val="Hyperlink"/>
                <w:noProof/>
              </w:rPr>
              <w:fldChar w:fldCharType="end"/>
            </w:r>
          </w:ins>
        </w:p>
        <w:p w14:paraId="288BBBBC" w14:textId="62B5CDE1" w:rsidR="00943F59" w:rsidRDefault="00943F59">
          <w:pPr>
            <w:pStyle w:val="Verzeichnis3"/>
            <w:tabs>
              <w:tab w:val="left" w:pos="1100"/>
              <w:tab w:val="right" w:leader="dot" w:pos="9396"/>
            </w:tabs>
            <w:rPr>
              <w:ins w:id="59" w:author="Innerbichler Franz" w:date="2019-03-10T21:44:00Z"/>
              <w:rFonts w:eastAsiaTheme="minorEastAsia"/>
              <w:noProof/>
              <w:sz w:val="22"/>
              <w:lang w:val="de-AT" w:eastAsia="de-AT"/>
            </w:rPr>
          </w:pPr>
          <w:ins w:id="60"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"_Toc3146722"</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noProof/>
              </w:rPr>
              <w:t>2.6.2.</w:t>
            </w:r>
            <w:r>
              <w:rPr>
                <w:rFonts w:eastAsiaTheme="minorEastAsia"/>
                <w:noProof/>
                <w:sz w:val="22"/>
                <w:lang w:val="de-AT" w:eastAsia="de-AT"/>
              </w:rPr>
              <w:tab/>
            </w:r>
            <w:r w:rsidRPr="003F2A88">
              <w:rPr>
                <w:rStyle w:val="Hyperlink"/>
                <w:noProof/>
              </w:rPr>
              <w:t>Optimierungsmöglichkeiten</w:t>
            </w:r>
            <w:r>
              <w:rPr>
                <w:noProof/>
                <w:webHidden/>
              </w:rPr>
              <w:tab/>
            </w:r>
            <w:r>
              <w:rPr>
                <w:noProof/>
                <w:webHidden/>
              </w:rPr>
              <w:fldChar w:fldCharType="begin"/>
            </w:r>
            <w:r>
              <w:rPr>
                <w:noProof/>
                <w:webHidden/>
              </w:rPr>
              <w:instrText xml:space="preserve"> PAGEREF _Toc3146722 \h </w:instrText>
            </w:r>
            <w:r>
              <w:rPr>
                <w:noProof/>
                <w:webHidden/>
              </w:rPr>
            </w:r>
          </w:ins>
          <w:r>
            <w:rPr>
              <w:noProof/>
              <w:webHidden/>
            </w:rPr>
            <w:fldChar w:fldCharType="separate"/>
          </w:r>
          <w:ins w:id="61" w:author="Innerbichler Franz" w:date="2019-03-10T21:44:00Z">
            <w:r>
              <w:rPr>
                <w:noProof/>
                <w:webHidden/>
              </w:rPr>
              <w:t>20</w:t>
            </w:r>
            <w:r>
              <w:rPr>
                <w:noProof/>
                <w:webHidden/>
              </w:rPr>
              <w:fldChar w:fldCharType="end"/>
            </w:r>
            <w:r w:rsidRPr="003F2A88">
              <w:rPr>
                <w:rStyle w:val="Hyperlink"/>
                <w:noProof/>
              </w:rPr>
              <w:fldChar w:fldCharType="end"/>
            </w:r>
          </w:ins>
        </w:p>
        <w:p w14:paraId="13ADEAE0" w14:textId="38DC2D40" w:rsidR="00943F59" w:rsidRDefault="00943F59">
          <w:pPr>
            <w:pStyle w:val="Verzeichnis1"/>
            <w:tabs>
              <w:tab w:val="left" w:pos="400"/>
              <w:tab w:val="right" w:leader="dot" w:pos="9396"/>
            </w:tabs>
            <w:rPr>
              <w:ins w:id="62" w:author="Innerbichler Franz" w:date="2019-03-10T21:44:00Z"/>
              <w:rFonts w:eastAsiaTheme="minorEastAsia"/>
              <w:noProof/>
              <w:sz w:val="22"/>
              <w:lang w:val="de-AT" w:eastAsia="de-AT"/>
            </w:rPr>
          </w:pPr>
          <w:ins w:id="63" w:author="Innerbichler Franz" w:date="2019-03-10T21:44:00Z">
            <w:r w:rsidRPr="003F2A88">
              <w:rPr>
                <w:rStyle w:val="Hyperlink"/>
                <w:noProof/>
              </w:rPr>
              <w:fldChar w:fldCharType="begin"/>
            </w:r>
            <w:r w:rsidRPr="003F2A88">
              <w:rPr>
                <w:rStyle w:val="Hyperlink"/>
                <w:noProof/>
              </w:rPr>
              <w:instrText xml:space="preserve"> </w:instrText>
            </w:r>
            <w:r>
              <w:rPr>
                <w:noProof/>
              </w:rPr>
              <w:instrText>HYPERLINK \l "_Toc3146723"</w:instrText>
            </w:r>
            <w:r w:rsidRPr="003F2A88">
              <w:rPr>
                <w:rStyle w:val="Hyperlink"/>
                <w:noProof/>
              </w:rPr>
              <w:instrText xml:space="preserve"> </w:instrText>
            </w:r>
            <w:r w:rsidRPr="003F2A88">
              <w:rPr>
                <w:rStyle w:val="Hyperlink"/>
                <w:noProof/>
              </w:rPr>
            </w:r>
            <w:r w:rsidRPr="003F2A88">
              <w:rPr>
                <w:rStyle w:val="Hyperlink"/>
                <w:noProof/>
              </w:rPr>
              <w:fldChar w:fldCharType="separate"/>
            </w:r>
            <w:r w:rsidRPr="003F2A88">
              <w:rPr>
                <w:rStyle w:val="Hyperlink"/>
                <w:rFonts w:cs="Times New Roman"/>
                <w:noProof/>
                <w14:scene3d>
                  <w14:camera w14:prst="orthographicFront"/>
                  <w14:lightRig w14:rig="threePt" w14:dir="t">
                    <w14:rot w14:lat="0" w14:lon="0" w14:rev="0"/>
                  </w14:lightRig>
                </w14:scene3d>
              </w:rPr>
              <w:t>3.</w:t>
            </w:r>
            <w:r>
              <w:rPr>
                <w:rFonts w:eastAsiaTheme="minorEastAsia"/>
                <w:noProof/>
                <w:sz w:val="22"/>
                <w:lang w:val="de-AT" w:eastAsia="de-AT"/>
              </w:rPr>
              <w:tab/>
            </w:r>
            <w:r w:rsidRPr="003F2A88">
              <w:rPr>
                <w:rStyle w:val="Hyperlink"/>
                <w:noProof/>
              </w:rPr>
              <w:t>Literaturverzeichnis</w:t>
            </w:r>
            <w:r>
              <w:rPr>
                <w:noProof/>
                <w:webHidden/>
              </w:rPr>
              <w:tab/>
            </w:r>
            <w:r>
              <w:rPr>
                <w:noProof/>
                <w:webHidden/>
              </w:rPr>
              <w:fldChar w:fldCharType="begin"/>
            </w:r>
            <w:r>
              <w:rPr>
                <w:noProof/>
                <w:webHidden/>
              </w:rPr>
              <w:instrText xml:space="preserve"> PAGEREF _Toc3146723 \h </w:instrText>
            </w:r>
            <w:r>
              <w:rPr>
                <w:noProof/>
                <w:webHidden/>
              </w:rPr>
            </w:r>
          </w:ins>
          <w:r>
            <w:rPr>
              <w:noProof/>
              <w:webHidden/>
            </w:rPr>
            <w:fldChar w:fldCharType="separate"/>
          </w:r>
          <w:ins w:id="64" w:author="Innerbichler Franz" w:date="2019-03-10T21:44:00Z">
            <w:r>
              <w:rPr>
                <w:noProof/>
                <w:webHidden/>
              </w:rPr>
              <w:t>21</w:t>
            </w:r>
            <w:r>
              <w:rPr>
                <w:noProof/>
                <w:webHidden/>
              </w:rPr>
              <w:fldChar w:fldCharType="end"/>
            </w:r>
            <w:r w:rsidRPr="003F2A88">
              <w:rPr>
                <w:rStyle w:val="Hyperlink"/>
                <w:noProof/>
              </w:rPr>
              <w:fldChar w:fldCharType="end"/>
            </w:r>
          </w:ins>
        </w:p>
        <w:p w14:paraId="39EAFD9E" w14:textId="7FF77ED1" w:rsidR="007D51C8" w:rsidDel="00DE7039" w:rsidRDefault="007D51C8">
          <w:pPr>
            <w:pStyle w:val="Verzeichnis1"/>
            <w:tabs>
              <w:tab w:val="right" w:leader="dot" w:pos="9396"/>
            </w:tabs>
            <w:rPr>
              <w:del w:id="65" w:author="Innerbichler Franz" w:date="2019-03-09T23:28:00Z"/>
              <w:rFonts w:eastAsiaTheme="minorEastAsia"/>
              <w:noProof/>
              <w:sz w:val="22"/>
              <w:lang w:val="en-US"/>
            </w:rPr>
          </w:pPr>
          <w:del w:id="66" w:author="Innerbichler Franz" w:date="2019-03-09T23:28:00Z">
            <w:r w:rsidRPr="00DE7039" w:rsidDel="00DE7039">
              <w:rPr>
                <w:noProof/>
                <w:rPrChange w:id="67" w:author="Innerbichler Franz" w:date="2019-03-09T23:28:00Z">
                  <w:rPr>
                    <w:rStyle w:val="Hyperlink"/>
                    <w:noProof/>
                  </w:rPr>
                </w:rPrChange>
              </w:rPr>
              <w:delText>Abbildungsverzeichnis</w:delText>
            </w:r>
            <w:r w:rsidDel="00DE7039">
              <w:rPr>
                <w:noProof/>
                <w:webHidden/>
              </w:rPr>
              <w:tab/>
              <w:delText>III</w:delText>
            </w:r>
          </w:del>
        </w:p>
        <w:p w14:paraId="07105B43" w14:textId="30564191" w:rsidR="007D51C8" w:rsidDel="00DE7039" w:rsidRDefault="007D51C8">
          <w:pPr>
            <w:pStyle w:val="Verzeichnis1"/>
            <w:tabs>
              <w:tab w:val="left" w:pos="400"/>
              <w:tab w:val="right" w:leader="dot" w:pos="9396"/>
            </w:tabs>
            <w:rPr>
              <w:del w:id="68" w:author="Innerbichler Franz" w:date="2019-03-09T23:28:00Z"/>
              <w:rFonts w:eastAsiaTheme="minorEastAsia"/>
              <w:noProof/>
              <w:sz w:val="22"/>
              <w:lang w:val="en-US"/>
            </w:rPr>
          </w:pPr>
          <w:del w:id="69" w:author="Innerbichler Franz" w:date="2019-03-09T23:28:00Z">
            <w:r w:rsidRPr="00DE7039" w:rsidDel="00DE7039">
              <w:rPr>
                <w:noProof/>
                <w:rPrChange w:id="70" w:author="Innerbichler Franz" w:date="2019-03-09T23:28:00Z">
                  <w:rPr>
                    <w:rStyle w:val="Hyperlink"/>
                    <w:rFonts w:cs="Times New Roman"/>
                    <w:noProof/>
                    <w14:scene3d>
                      <w14:camera w14:prst="orthographicFront"/>
                      <w14:lightRig w14:rig="threePt" w14:dir="t">
                        <w14:rot w14:lat="0" w14:lon="0" w14:rev="0"/>
                      </w14:lightRig>
                    </w14:scene3d>
                  </w:rPr>
                </w:rPrChange>
              </w:rPr>
              <w:delText>1.</w:delText>
            </w:r>
            <w:r w:rsidDel="00DE7039">
              <w:rPr>
                <w:rFonts w:eastAsiaTheme="minorEastAsia"/>
                <w:noProof/>
                <w:sz w:val="22"/>
                <w:lang w:val="en-US"/>
              </w:rPr>
              <w:tab/>
            </w:r>
            <w:r w:rsidRPr="00DE7039" w:rsidDel="00DE7039">
              <w:rPr>
                <w:noProof/>
                <w:rPrChange w:id="71" w:author="Innerbichler Franz" w:date="2019-03-09T23:28:00Z">
                  <w:rPr>
                    <w:rStyle w:val="Hyperlink"/>
                    <w:noProof/>
                  </w:rPr>
                </w:rPrChange>
              </w:rPr>
              <w:delText>Projektbeschreibung und Problemstellung</w:delText>
            </w:r>
            <w:r w:rsidDel="00DE7039">
              <w:rPr>
                <w:noProof/>
                <w:webHidden/>
              </w:rPr>
              <w:tab/>
              <w:delText>4</w:delText>
            </w:r>
          </w:del>
        </w:p>
        <w:p w14:paraId="1989CA0C" w14:textId="156964D4" w:rsidR="007D51C8" w:rsidDel="00DE7039" w:rsidRDefault="007D51C8">
          <w:pPr>
            <w:pStyle w:val="Verzeichnis2"/>
            <w:tabs>
              <w:tab w:val="left" w:pos="880"/>
              <w:tab w:val="right" w:leader="dot" w:pos="9396"/>
            </w:tabs>
            <w:rPr>
              <w:del w:id="72" w:author="Innerbichler Franz" w:date="2019-03-09T23:28:00Z"/>
              <w:rFonts w:eastAsiaTheme="minorEastAsia"/>
              <w:noProof/>
              <w:sz w:val="22"/>
              <w:lang w:val="en-US"/>
            </w:rPr>
          </w:pPr>
          <w:del w:id="73" w:author="Innerbichler Franz" w:date="2019-03-09T23:28:00Z">
            <w:r w:rsidRPr="00DE7039" w:rsidDel="00DE7039">
              <w:rPr>
                <w:noProof/>
                <w:rPrChange w:id="74" w:author="Innerbichler Franz" w:date="2019-03-09T23:28:00Z">
                  <w:rPr>
                    <w:rStyle w:val="Hyperlink"/>
                    <w:noProof/>
                  </w:rPr>
                </w:rPrChange>
              </w:rPr>
              <w:delText>1.1.</w:delText>
            </w:r>
            <w:r w:rsidDel="00DE7039">
              <w:rPr>
                <w:rFonts w:eastAsiaTheme="minorEastAsia"/>
                <w:noProof/>
                <w:sz w:val="22"/>
                <w:lang w:val="en-US"/>
              </w:rPr>
              <w:tab/>
            </w:r>
            <w:r w:rsidRPr="00DE7039" w:rsidDel="00DE7039">
              <w:rPr>
                <w:noProof/>
                <w:rPrChange w:id="75" w:author="Innerbichler Franz" w:date="2019-03-09T23:28:00Z">
                  <w:rPr>
                    <w:rStyle w:val="Hyperlink"/>
                    <w:noProof/>
                  </w:rPr>
                </w:rPrChange>
              </w:rPr>
              <w:delText>Beschreibung Sachverhalt</w:delText>
            </w:r>
            <w:r w:rsidDel="00DE7039">
              <w:rPr>
                <w:noProof/>
                <w:webHidden/>
              </w:rPr>
              <w:tab/>
              <w:delText>4</w:delText>
            </w:r>
          </w:del>
        </w:p>
        <w:p w14:paraId="5618E462" w14:textId="6BAFDB64" w:rsidR="007D51C8" w:rsidDel="00DE7039" w:rsidRDefault="007D51C8">
          <w:pPr>
            <w:pStyle w:val="Verzeichnis2"/>
            <w:tabs>
              <w:tab w:val="left" w:pos="880"/>
              <w:tab w:val="right" w:leader="dot" w:pos="9396"/>
            </w:tabs>
            <w:rPr>
              <w:del w:id="76" w:author="Innerbichler Franz" w:date="2019-03-09T23:28:00Z"/>
              <w:rFonts w:eastAsiaTheme="minorEastAsia"/>
              <w:noProof/>
              <w:sz w:val="22"/>
              <w:lang w:val="en-US"/>
            </w:rPr>
          </w:pPr>
          <w:del w:id="77" w:author="Innerbichler Franz" w:date="2019-03-09T23:28:00Z">
            <w:r w:rsidRPr="00DE7039" w:rsidDel="00DE7039">
              <w:rPr>
                <w:noProof/>
                <w:rPrChange w:id="78" w:author="Innerbichler Franz" w:date="2019-03-09T23:28:00Z">
                  <w:rPr>
                    <w:rStyle w:val="Hyperlink"/>
                    <w:noProof/>
                  </w:rPr>
                </w:rPrChange>
              </w:rPr>
              <w:delText>1.2.</w:delText>
            </w:r>
            <w:r w:rsidDel="00DE7039">
              <w:rPr>
                <w:rFonts w:eastAsiaTheme="minorEastAsia"/>
                <w:noProof/>
                <w:sz w:val="22"/>
                <w:lang w:val="en-US"/>
              </w:rPr>
              <w:tab/>
            </w:r>
            <w:r w:rsidRPr="00DE7039" w:rsidDel="00DE7039">
              <w:rPr>
                <w:noProof/>
                <w:rPrChange w:id="79" w:author="Innerbichler Franz" w:date="2019-03-09T23:28:00Z">
                  <w:rPr>
                    <w:rStyle w:val="Hyperlink"/>
                    <w:noProof/>
                  </w:rPr>
                </w:rPrChange>
              </w:rPr>
              <w:delText>Was ist RAMAN-Spektroskopie</w:delText>
            </w:r>
            <w:r w:rsidDel="00DE7039">
              <w:rPr>
                <w:noProof/>
                <w:webHidden/>
              </w:rPr>
              <w:tab/>
              <w:delText>4</w:delText>
            </w:r>
          </w:del>
        </w:p>
        <w:p w14:paraId="13FE5C05" w14:textId="7361AEC0" w:rsidR="007D51C8" w:rsidDel="00DE7039" w:rsidRDefault="007D51C8">
          <w:pPr>
            <w:pStyle w:val="Verzeichnis2"/>
            <w:tabs>
              <w:tab w:val="left" w:pos="880"/>
              <w:tab w:val="right" w:leader="dot" w:pos="9396"/>
            </w:tabs>
            <w:rPr>
              <w:del w:id="80" w:author="Innerbichler Franz" w:date="2019-03-09T23:28:00Z"/>
              <w:rFonts w:eastAsiaTheme="minorEastAsia"/>
              <w:noProof/>
              <w:sz w:val="22"/>
              <w:lang w:val="en-US"/>
            </w:rPr>
          </w:pPr>
          <w:del w:id="81" w:author="Innerbichler Franz" w:date="2019-03-09T23:28:00Z">
            <w:r w:rsidRPr="00DE7039" w:rsidDel="00DE7039">
              <w:rPr>
                <w:noProof/>
                <w:rPrChange w:id="82" w:author="Innerbichler Franz" w:date="2019-03-09T23:28:00Z">
                  <w:rPr>
                    <w:rStyle w:val="Hyperlink"/>
                    <w:noProof/>
                  </w:rPr>
                </w:rPrChange>
              </w:rPr>
              <w:delText>1.3.</w:delText>
            </w:r>
            <w:r w:rsidDel="00DE7039">
              <w:rPr>
                <w:rFonts w:eastAsiaTheme="minorEastAsia"/>
                <w:noProof/>
                <w:sz w:val="22"/>
                <w:lang w:val="en-US"/>
              </w:rPr>
              <w:tab/>
            </w:r>
            <w:r w:rsidRPr="00DE7039" w:rsidDel="00DE7039">
              <w:rPr>
                <w:noProof/>
                <w:rPrChange w:id="83" w:author="Innerbichler Franz" w:date="2019-03-09T23:28:00Z">
                  <w:rPr>
                    <w:rStyle w:val="Hyperlink"/>
                    <w:noProof/>
                  </w:rPr>
                </w:rPrChange>
              </w:rPr>
              <w:delText>Aufbau einer Raman-Applikation</w:delText>
            </w:r>
            <w:r w:rsidDel="00DE7039">
              <w:rPr>
                <w:noProof/>
                <w:webHidden/>
              </w:rPr>
              <w:tab/>
              <w:delText>4</w:delText>
            </w:r>
          </w:del>
        </w:p>
        <w:p w14:paraId="201CEC2F" w14:textId="7C9454C8" w:rsidR="007D51C8" w:rsidDel="00DE7039" w:rsidRDefault="007D51C8">
          <w:pPr>
            <w:pStyle w:val="Verzeichnis2"/>
            <w:tabs>
              <w:tab w:val="left" w:pos="880"/>
              <w:tab w:val="right" w:leader="dot" w:pos="9396"/>
            </w:tabs>
            <w:rPr>
              <w:del w:id="84" w:author="Innerbichler Franz" w:date="2019-03-09T23:28:00Z"/>
              <w:rFonts w:eastAsiaTheme="minorEastAsia"/>
              <w:noProof/>
              <w:sz w:val="22"/>
              <w:lang w:val="en-US"/>
            </w:rPr>
          </w:pPr>
          <w:del w:id="85" w:author="Innerbichler Franz" w:date="2019-03-09T23:28:00Z">
            <w:r w:rsidRPr="00DE7039" w:rsidDel="00DE7039">
              <w:rPr>
                <w:noProof/>
                <w:rPrChange w:id="86" w:author="Innerbichler Franz" w:date="2019-03-09T23:28:00Z">
                  <w:rPr>
                    <w:rStyle w:val="Hyperlink"/>
                    <w:noProof/>
                  </w:rPr>
                </w:rPrChange>
              </w:rPr>
              <w:delText>1.4.</w:delText>
            </w:r>
            <w:r w:rsidDel="00DE7039">
              <w:rPr>
                <w:rFonts w:eastAsiaTheme="minorEastAsia"/>
                <w:noProof/>
                <w:sz w:val="22"/>
                <w:lang w:val="en-US"/>
              </w:rPr>
              <w:tab/>
            </w:r>
            <w:r w:rsidRPr="00DE7039" w:rsidDel="00DE7039">
              <w:rPr>
                <w:noProof/>
                <w:rPrChange w:id="87" w:author="Innerbichler Franz" w:date="2019-03-09T23:28:00Z">
                  <w:rPr>
                    <w:rStyle w:val="Hyperlink"/>
                    <w:noProof/>
                  </w:rPr>
                </w:rPrChange>
              </w:rPr>
              <w:delText>Problemstellung</w:delText>
            </w:r>
            <w:r w:rsidDel="00DE7039">
              <w:rPr>
                <w:noProof/>
                <w:webHidden/>
              </w:rPr>
              <w:tab/>
              <w:delText>5</w:delText>
            </w:r>
          </w:del>
        </w:p>
        <w:p w14:paraId="109D7BAD" w14:textId="65FCED4B" w:rsidR="007D51C8" w:rsidDel="00DE7039" w:rsidRDefault="007D51C8">
          <w:pPr>
            <w:pStyle w:val="Verzeichnis1"/>
            <w:tabs>
              <w:tab w:val="left" w:pos="400"/>
              <w:tab w:val="right" w:leader="dot" w:pos="9396"/>
            </w:tabs>
            <w:rPr>
              <w:del w:id="88" w:author="Innerbichler Franz" w:date="2019-03-09T23:28:00Z"/>
              <w:rFonts w:eastAsiaTheme="minorEastAsia"/>
              <w:noProof/>
              <w:sz w:val="22"/>
              <w:lang w:val="en-US"/>
            </w:rPr>
          </w:pPr>
          <w:del w:id="89" w:author="Innerbichler Franz" w:date="2019-03-09T23:28:00Z">
            <w:r w:rsidRPr="00DE7039" w:rsidDel="00DE7039">
              <w:rPr>
                <w:noProof/>
                <w:rPrChange w:id="90" w:author="Innerbichler Franz" w:date="2019-03-09T23:28:00Z">
                  <w:rPr>
                    <w:rStyle w:val="Hyperlink"/>
                    <w:rFonts w:cs="Times New Roman"/>
                    <w:noProof/>
                    <w14:scene3d>
                      <w14:camera w14:prst="orthographicFront"/>
                      <w14:lightRig w14:rig="threePt" w14:dir="t">
                        <w14:rot w14:lat="0" w14:lon="0" w14:rev="0"/>
                      </w14:lightRig>
                    </w14:scene3d>
                  </w:rPr>
                </w:rPrChange>
              </w:rPr>
              <w:delText>2.</w:delText>
            </w:r>
            <w:r w:rsidDel="00DE7039">
              <w:rPr>
                <w:rFonts w:eastAsiaTheme="minorEastAsia"/>
                <w:noProof/>
                <w:sz w:val="22"/>
                <w:lang w:val="en-US"/>
              </w:rPr>
              <w:tab/>
            </w:r>
            <w:r w:rsidRPr="00DE7039" w:rsidDel="00DE7039">
              <w:rPr>
                <w:noProof/>
                <w:rPrChange w:id="91" w:author="Innerbichler Franz" w:date="2019-03-09T23:28:00Z">
                  <w:rPr>
                    <w:rStyle w:val="Hyperlink"/>
                    <w:noProof/>
                  </w:rPr>
                </w:rPrChange>
              </w:rPr>
              <w:delText>Implementierung</w:delText>
            </w:r>
            <w:r w:rsidDel="00DE7039">
              <w:rPr>
                <w:noProof/>
                <w:webHidden/>
              </w:rPr>
              <w:tab/>
              <w:delText>5</w:delText>
            </w:r>
          </w:del>
        </w:p>
        <w:p w14:paraId="049E62F5" w14:textId="386E83CD" w:rsidR="007D51C8" w:rsidDel="00DE7039" w:rsidRDefault="007D51C8">
          <w:pPr>
            <w:pStyle w:val="Verzeichnis2"/>
            <w:tabs>
              <w:tab w:val="left" w:pos="880"/>
              <w:tab w:val="right" w:leader="dot" w:pos="9396"/>
            </w:tabs>
            <w:rPr>
              <w:del w:id="92" w:author="Innerbichler Franz" w:date="2019-03-09T23:28:00Z"/>
              <w:rFonts w:eastAsiaTheme="minorEastAsia"/>
              <w:noProof/>
              <w:sz w:val="22"/>
              <w:lang w:val="en-US"/>
            </w:rPr>
          </w:pPr>
          <w:del w:id="93" w:author="Innerbichler Franz" w:date="2019-03-09T23:28:00Z">
            <w:r w:rsidRPr="00DE7039" w:rsidDel="00DE7039">
              <w:rPr>
                <w:noProof/>
                <w:rPrChange w:id="94" w:author="Innerbichler Franz" w:date="2019-03-09T23:28:00Z">
                  <w:rPr>
                    <w:rStyle w:val="Hyperlink"/>
                    <w:noProof/>
                  </w:rPr>
                </w:rPrChange>
              </w:rPr>
              <w:delText>2.1.</w:delText>
            </w:r>
            <w:r w:rsidDel="00DE7039">
              <w:rPr>
                <w:rFonts w:eastAsiaTheme="minorEastAsia"/>
                <w:noProof/>
                <w:sz w:val="22"/>
                <w:lang w:val="en-US"/>
              </w:rPr>
              <w:tab/>
            </w:r>
            <w:r w:rsidRPr="00DE7039" w:rsidDel="00DE7039">
              <w:rPr>
                <w:noProof/>
                <w:rPrChange w:id="95" w:author="Innerbichler Franz" w:date="2019-03-09T23:28:00Z">
                  <w:rPr>
                    <w:rStyle w:val="Hyperlink"/>
                    <w:noProof/>
                  </w:rPr>
                </w:rPrChange>
              </w:rPr>
              <w:delText>Python Bibliotheken</w:delText>
            </w:r>
            <w:r w:rsidDel="00DE7039">
              <w:rPr>
                <w:noProof/>
                <w:webHidden/>
              </w:rPr>
              <w:tab/>
              <w:delText>6</w:delText>
            </w:r>
          </w:del>
        </w:p>
        <w:p w14:paraId="4B4712F1" w14:textId="712101AD" w:rsidR="007D51C8" w:rsidDel="00DE7039" w:rsidRDefault="007D51C8">
          <w:pPr>
            <w:pStyle w:val="Verzeichnis2"/>
            <w:tabs>
              <w:tab w:val="left" w:pos="880"/>
              <w:tab w:val="right" w:leader="dot" w:pos="9396"/>
            </w:tabs>
            <w:rPr>
              <w:del w:id="96" w:author="Innerbichler Franz" w:date="2019-03-09T23:28:00Z"/>
              <w:rFonts w:eastAsiaTheme="minorEastAsia"/>
              <w:noProof/>
              <w:sz w:val="22"/>
              <w:lang w:val="en-US"/>
            </w:rPr>
          </w:pPr>
          <w:del w:id="97" w:author="Innerbichler Franz" w:date="2019-03-09T23:28:00Z">
            <w:r w:rsidRPr="00DE7039" w:rsidDel="00DE7039">
              <w:rPr>
                <w:noProof/>
                <w:rPrChange w:id="98" w:author="Innerbichler Franz" w:date="2019-03-09T23:28:00Z">
                  <w:rPr>
                    <w:rStyle w:val="Hyperlink"/>
                    <w:noProof/>
                  </w:rPr>
                </w:rPrChange>
              </w:rPr>
              <w:delText>2.2.</w:delText>
            </w:r>
            <w:r w:rsidDel="00DE7039">
              <w:rPr>
                <w:rFonts w:eastAsiaTheme="minorEastAsia"/>
                <w:noProof/>
                <w:sz w:val="22"/>
                <w:lang w:val="en-US"/>
              </w:rPr>
              <w:tab/>
            </w:r>
            <w:r w:rsidRPr="00DE7039" w:rsidDel="00DE7039">
              <w:rPr>
                <w:noProof/>
                <w:rPrChange w:id="99" w:author="Innerbichler Franz" w:date="2019-03-09T23:28:00Z">
                  <w:rPr>
                    <w:rStyle w:val="Hyperlink"/>
                    <w:noProof/>
                  </w:rPr>
                </w:rPrChange>
              </w:rPr>
              <w:delText>Funktionen</w:delText>
            </w:r>
            <w:r w:rsidDel="00DE7039">
              <w:rPr>
                <w:noProof/>
                <w:webHidden/>
              </w:rPr>
              <w:tab/>
              <w:delText>6</w:delText>
            </w:r>
          </w:del>
        </w:p>
        <w:p w14:paraId="00AE7B66" w14:textId="32A8810D" w:rsidR="007D51C8" w:rsidDel="00DE7039" w:rsidRDefault="007D51C8">
          <w:pPr>
            <w:pStyle w:val="Verzeichnis3"/>
            <w:tabs>
              <w:tab w:val="left" w:pos="1100"/>
              <w:tab w:val="right" w:leader="dot" w:pos="9396"/>
            </w:tabs>
            <w:rPr>
              <w:del w:id="100" w:author="Innerbichler Franz" w:date="2019-03-09T23:28:00Z"/>
              <w:rFonts w:eastAsiaTheme="minorEastAsia"/>
              <w:noProof/>
              <w:sz w:val="22"/>
              <w:lang w:val="en-US"/>
            </w:rPr>
          </w:pPr>
          <w:del w:id="101" w:author="Innerbichler Franz" w:date="2019-03-09T23:28:00Z">
            <w:r w:rsidRPr="00DE7039" w:rsidDel="00DE7039">
              <w:rPr>
                <w:noProof/>
                <w:rPrChange w:id="102" w:author="Innerbichler Franz" w:date="2019-03-09T23:28:00Z">
                  <w:rPr>
                    <w:rStyle w:val="Hyperlink"/>
                    <w:noProof/>
                  </w:rPr>
                </w:rPrChange>
              </w:rPr>
              <w:delText>2.2.1.</w:delText>
            </w:r>
            <w:r w:rsidDel="00DE7039">
              <w:rPr>
                <w:rFonts w:eastAsiaTheme="minorEastAsia"/>
                <w:noProof/>
                <w:sz w:val="22"/>
                <w:lang w:val="en-US"/>
              </w:rPr>
              <w:tab/>
            </w:r>
            <w:r w:rsidRPr="00DE7039" w:rsidDel="00DE7039">
              <w:rPr>
                <w:noProof/>
                <w:rPrChange w:id="103" w:author="Innerbichler Franz" w:date="2019-03-09T23:28:00Z">
                  <w:rPr>
                    <w:rStyle w:val="Hyperlink"/>
                    <w:noProof/>
                  </w:rPr>
                </w:rPrChange>
              </w:rPr>
              <w:delText>Datenbankerstellung</w:delText>
            </w:r>
            <w:r w:rsidDel="00DE7039">
              <w:rPr>
                <w:noProof/>
                <w:webHidden/>
              </w:rPr>
              <w:tab/>
              <w:delText>6</w:delText>
            </w:r>
          </w:del>
        </w:p>
        <w:p w14:paraId="40C0B559" w14:textId="27DF8074" w:rsidR="007D51C8" w:rsidDel="00DE7039" w:rsidRDefault="007D51C8">
          <w:pPr>
            <w:pStyle w:val="Verzeichnis3"/>
            <w:tabs>
              <w:tab w:val="left" w:pos="1100"/>
              <w:tab w:val="right" w:leader="dot" w:pos="9396"/>
            </w:tabs>
            <w:rPr>
              <w:del w:id="104" w:author="Innerbichler Franz" w:date="2019-03-09T23:28:00Z"/>
              <w:rFonts w:eastAsiaTheme="minorEastAsia"/>
              <w:noProof/>
              <w:sz w:val="22"/>
              <w:lang w:val="en-US"/>
            </w:rPr>
          </w:pPr>
          <w:del w:id="105" w:author="Innerbichler Franz" w:date="2019-03-09T23:28:00Z">
            <w:r w:rsidRPr="00DE7039" w:rsidDel="00DE7039">
              <w:rPr>
                <w:noProof/>
                <w:rPrChange w:id="106" w:author="Innerbichler Franz" w:date="2019-03-09T23:28:00Z">
                  <w:rPr>
                    <w:rStyle w:val="Hyperlink"/>
                    <w:noProof/>
                  </w:rPr>
                </w:rPrChange>
              </w:rPr>
              <w:delText>2.2.2.</w:delText>
            </w:r>
            <w:r w:rsidDel="00DE7039">
              <w:rPr>
                <w:rFonts w:eastAsiaTheme="minorEastAsia"/>
                <w:noProof/>
                <w:sz w:val="22"/>
                <w:lang w:val="en-US"/>
              </w:rPr>
              <w:tab/>
            </w:r>
            <w:r w:rsidRPr="00DE7039" w:rsidDel="00DE7039">
              <w:rPr>
                <w:noProof/>
                <w:rPrChange w:id="107" w:author="Innerbichler Franz" w:date="2019-03-09T23:28:00Z">
                  <w:rPr>
                    <w:rStyle w:val="Hyperlink"/>
                    <w:noProof/>
                  </w:rPr>
                </w:rPrChange>
              </w:rPr>
              <w:delText>Initialisieren und Konvertieren</w:delText>
            </w:r>
            <w:r w:rsidDel="00DE7039">
              <w:rPr>
                <w:noProof/>
                <w:webHidden/>
              </w:rPr>
              <w:tab/>
              <w:delText>6</w:delText>
            </w:r>
          </w:del>
        </w:p>
        <w:p w14:paraId="3BF9E123" w14:textId="4466C947" w:rsidR="007D51C8" w:rsidDel="00DE7039" w:rsidRDefault="007D51C8">
          <w:pPr>
            <w:pStyle w:val="Verzeichnis3"/>
            <w:tabs>
              <w:tab w:val="left" w:pos="1100"/>
              <w:tab w:val="right" w:leader="dot" w:pos="9396"/>
            </w:tabs>
            <w:rPr>
              <w:del w:id="108" w:author="Innerbichler Franz" w:date="2019-03-09T23:28:00Z"/>
              <w:rFonts w:eastAsiaTheme="minorEastAsia"/>
              <w:noProof/>
              <w:sz w:val="22"/>
              <w:lang w:val="en-US"/>
            </w:rPr>
          </w:pPr>
          <w:del w:id="109" w:author="Innerbichler Franz" w:date="2019-03-09T23:28:00Z">
            <w:r w:rsidRPr="00DE7039" w:rsidDel="00DE7039">
              <w:rPr>
                <w:noProof/>
                <w:rPrChange w:id="110" w:author="Innerbichler Franz" w:date="2019-03-09T23:28:00Z">
                  <w:rPr>
                    <w:rStyle w:val="Hyperlink"/>
                    <w:noProof/>
                  </w:rPr>
                </w:rPrChange>
              </w:rPr>
              <w:delText>2.2.3.</w:delText>
            </w:r>
            <w:r w:rsidDel="00DE7039">
              <w:rPr>
                <w:rFonts w:eastAsiaTheme="minorEastAsia"/>
                <w:noProof/>
                <w:sz w:val="22"/>
                <w:lang w:val="en-US"/>
              </w:rPr>
              <w:tab/>
            </w:r>
            <w:r w:rsidRPr="00DE7039" w:rsidDel="00DE7039">
              <w:rPr>
                <w:noProof/>
                <w:rPrChange w:id="111" w:author="Innerbichler Franz" w:date="2019-03-09T23:28:00Z">
                  <w:rPr>
                    <w:rStyle w:val="Hyperlink"/>
                    <w:noProof/>
                  </w:rPr>
                </w:rPrChange>
              </w:rPr>
              <w:delText>Import</w:delText>
            </w:r>
            <w:r w:rsidDel="00DE7039">
              <w:rPr>
                <w:noProof/>
                <w:webHidden/>
              </w:rPr>
              <w:tab/>
              <w:delText>8</w:delText>
            </w:r>
          </w:del>
        </w:p>
        <w:p w14:paraId="7C3EDDCB" w14:textId="231D29B1" w:rsidR="007D51C8" w:rsidDel="00DE7039" w:rsidRDefault="007D51C8">
          <w:pPr>
            <w:pStyle w:val="Verzeichnis2"/>
            <w:tabs>
              <w:tab w:val="left" w:pos="880"/>
              <w:tab w:val="right" w:leader="dot" w:pos="9396"/>
            </w:tabs>
            <w:rPr>
              <w:del w:id="112" w:author="Innerbichler Franz" w:date="2019-03-09T23:28:00Z"/>
              <w:rFonts w:eastAsiaTheme="minorEastAsia"/>
              <w:noProof/>
              <w:sz w:val="22"/>
              <w:lang w:val="en-US"/>
            </w:rPr>
          </w:pPr>
          <w:del w:id="113" w:author="Innerbichler Franz" w:date="2019-03-09T23:28:00Z">
            <w:r w:rsidRPr="00DE7039" w:rsidDel="00DE7039">
              <w:rPr>
                <w:noProof/>
                <w:rPrChange w:id="114" w:author="Innerbichler Franz" w:date="2019-03-09T23:28:00Z">
                  <w:rPr>
                    <w:rStyle w:val="Hyperlink"/>
                    <w:noProof/>
                  </w:rPr>
                </w:rPrChange>
              </w:rPr>
              <w:delText>2.3.</w:delText>
            </w:r>
            <w:r w:rsidDel="00DE7039">
              <w:rPr>
                <w:rFonts w:eastAsiaTheme="minorEastAsia"/>
                <w:noProof/>
                <w:sz w:val="22"/>
                <w:lang w:val="en-US"/>
              </w:rPr>
              <w:tab/>
            </w:r>
            <w:r w:rsidRPr="00DE7039" w:rsidDel="00DE7039">
              <w:rPr>
                <w:noProof/>
                <w:rPrChange w:id="115" w:author="Innerbichler Franz" w:date="2019-03-09T23:28:00Z">
                  <w:rPr>
                    <w:rStyle w:val="Hyperlink"/>
                    <w:noProof/>
                  </w:rPr>
                </w:rPrChange>
              </w:rPr>
              <w:delText>Berichterstellung</w:delText>
            </w:r>
            <w:r w:rsidDel="00DE7039">
              <w:rPr>
                <w:noProof/>
                <w:webHidden/>
              </w:rPr>
              <w:tab/>
              <w:delText>9</w:delText>
            </w:r>
          </w:del>
        </w:p>
        <w:p w14:paraId="12CFAC09" w14:textId="46E891E1" w:rsidR="007D51C8" w:rsidDel="00DE7039" w:rsidRDefault="007D51C8">
          <w:pPr>
            <w:pStyle w:val="Verzeichnis3"/>
            <w:tabs>
              <w:tab w:val="left" w:pos="1100"/>
              <w:tab w:val="right" w:leader="dot" w:pos="9396"/>
            </w:tabs>
            <w:rPr>
              <w:del w:id="116" w:author="Innerbichler Franz" w:date="2019-03-09T23:28:00Z"/>
              <w:rFonts w:eastAsiaTheme="minorEastAsia"/>
              <w:noProof/>
              <w:sz w:val="22"/>
              <w:lang w:val="en-US"/>
            </w:rPr>
          </w:pPr>
          <w:del w:id="117" w:author="Innerbichler Franz" w:date="2019-03-09T23:28:00Z">
            <w:r w:rsidRPr="00DE7039" w:rsidDel="00DE7039">
              <w:rPr>
                <w:noProof/>
                <w:rPrChange w:id="118" w:author="Innerbichler Franz" w:date="2019-03-09T23:28:00Z">
                  <w:rPr>
                    <w:rStyle w:val="Hyperlink"/>
                    <w:noProof/>
                  </w:rPr>
                </w:rPrChange>
              </w:rPr>
              <w:delText>2.3.1.</w:delText>
            </w:r>
            <w:r w:rsidDel="00DE7039">
              <w:rPr>
                <w:rFonts w:eastAsiaTheme="minorEastAsia"/>
                <w:noProof/>
                <w:sz w:val="22"/>
                <w:lang w:val="en-US"/>
              </w:rPr>
              <w:tab/>
            </w:r>
            <w:r w:rsidRPr="00DE7039" w:rsidDel="00DE7039">
              <w:rPr>
                <w:noProof/>
                <w:rPrChange w:id="119" w:author="Innerbichler Franz" w:date="2019-03-09T23:28:00Z">
                  <w:rPr>
                    <w:rStyle w:val="Hyperlink"/>
                    <w:noProof/>
                  </w:rPr>
                </w:rPrChange>
              </w:rPr>
              <w:delText>PDF erstellen</w:delText>
            </w:r>
            <w:r w:rsidDel="00DE7039">
              <w:rPr>
                <w:noProof/>
                <w:webHidden/>
              </w:rPr>
              <w:tab/>
              <w:delText>10</w:delText>
            </w:r>
          </w:del>
        </w:p>
        <w:p w14:paraId="44078F57" w14:textId="378ECF30" w:rsidR="007D51C8" w:rsidDel="00DE7039" w:rsidRDefault="007D51C8">
          <w:pPr>
            <w:pStyle w:val="Verzeichnis2"/>
            <w:tabs>
              <w:tab w:val="left" w:pos="880"/>
              <w:tab w:val="right" w:leader="dot" w:pos="9396"/>
            </w:tabs>
            <w:rPr>
              <w:del w:id="120" w:author="Innerbichler Franz" w:date="2019-03-09T23:28:00Z"/>
              <w:rFonts w:eastAsiaTheme="minorEastAsia"/>
              <w:noProof/>
              <w:sz w:val="22"/>
              <w:lang w:val="en-US"/>
            </w:rPr>
          </w:pPr>
          <w:del w:id="121" w:author="Innerbichler Franz" w:date="2019-03-09T23:28:00Z">
            <w:r w:rsidRPr="00DE7039" w:rsidDel="00DE7039">
              <w:rPr>
                <w:noProof/>
                <w:highlight w:val="yellow"/>
                <w:rPrChange w:id="122" w:author="Innerbichler Franz" w:date="2019-03-09T23:28:00Z">
                  <w:rPr>
                    <w:rStyle w:val="Hyperlink"/>
                    <w:noProof/>
                    <w:highlight w:val="yellow"/>
                  </w:rPr>
                </w:rPrChange>
              </w:rPr>
              <w:delText>2.4.</w:delText>
            </w:r>
            <w:r w:rsidDel="00DE7039">
              <w:rPr>
                <w:rFonts w:eastAsiaTheme="minorEastAsia"/>
                <w:noProof/>
                <w:sz w:val="22"/>
                <w:lang w:val="en-US"/>
              </w:rPr>
              <w:tab/>
            </w:r>
            <w:r w:rsidRPr="00DE7039" w:rsidDel="00DE7039">
              <w:rPr>
                <w:noProof/>
                <w:highlight w:val="yellow"/>
                <w:rPrChange w:id="123" w:author="Innerbichler Franz" w:date="2019-03-09T23:28:00Z">
                  <w:rPr>
                    <w:rStyle w:val="Hyperlink"/>
                    <w:noProof/>
                    <w:highlight w:val="yellow"/>
                  </w:rPr>
                </w:rPrChange>
              </w:rPr>
              <w:delText>Grafische Benutzeroberfläche</w:delText>
            </w:r>
            <w:r w:rsidDel="00DE7039">
              <w:rPr>
                <w:noProof/>
                <w:webHidden/>
              </w:rPr>
              <w:tab/>
              <w:delText>10</w:delText>
            </w:r>
          </w:del>
        </w:p>
        <w:p w14:paraId="7112CDAD" w14:textId="1478F53C" w:rsidR="007D51C8" w:rsidDel="00DE7039" w:rsidRDefault="007D51C8">
          <w:pPr>
            <w:pStyle w:val="Verzeichnis2"/>
            <w:tabs>
              <w:tab w:val="left" w:pos="880"/>
              <w:tab w:val="right" w:leader="dot" w:pos="9396"/>
            </w:tabs>
            <w:rPr>
              <w:del w:id="124" w:author="Innerbichler Franz" w:date="2019-03-09T23:28:00Z"/>
              <w:rFonts w:eastAsiaTheme="minorEastAsia"/>
              <w:noProof/>
              <w:sz w:val="22"/>
              <w:lang w:val="en-US"/>
            </w:rPr>
          </w:pPr>
          <w:del w:id="125" w:author="Innerbichler Franz" w:date="2019-03-09T23:28:00Z">
            <w:r w:rsidRPr="00DE7039" w:rsidDel="00DE7039">
              <w:rPr>
                <w:noProof/>
                <w:rPrChange w:id="126" w:author="Innerbichler Franz" w:date="2019-03-09T23:28:00Z">
                  <w:rPr>
                    <w:rStyle w:val="Hyperlink"/>
                    <w:noProof/>
                  </w:rPr>
                </w:rPrChange>
              </w:rPr>
              <w:delText>2.5.</w:delText>
            </w:r>
            <w:r w:rsidDel="00DE7039">
              <w:rPr>
                <w:rFonts w:eastAsiaTheme="minorEastAsia"/>
                <w:noProof/>
                <w:sz w:val="22"/>
                <w:lang w:val="en-US"/>
              </w:rPr>
              <w:tab/>
            </w:r>
            <w:r w:rsidRPr="00DE7039" w:rsidDel="00DE7039">
              <w:rPr>
                <w:noProof/>
                <w:rPrChange w:id="127" w:author="Innerbichler Franz" w:date="2019-03-09T23:28:00Z">
                  <w:rPr>
                    <w:rStyle w:val="Hyperlink"/>
                    <w:noProof/>
                  </w:rPr>
                </w:rPrChange>
              </w:rPr>
              <w:delText>Diskussion der Lösung/Stärken und Schwächen</w:delText>
            </w:r>
            <w:r w:rsidDel="00DE7039">
              <w:rPr>
                <w:noProof/>
                <w:webHidden/>
              </w:rPr>
              <w:tab/>
              <w:delText>10</w:delText>
            </w:r>
          </w:del>
        </w:p>
        <w:p w14:paraId="79695437" w14:textId="6CB06F69" w:rsidR="007D51C8" w:rsidDel="00DE7039" w:rsidRDefault="007D51C8">
          <w:pPr>
            <w:pStyle w:val="Verzeichnis3"/>
            <w:tabs>
              <w:tab w:val="left" w:pos="1100"/>
              <w:tab w:val="right" w:leader="dot" w:pos="9396"/>
            </w:tabs>
            <w:rPr>
              <w:del w:id="128" w:author="Innerbichler Franz" w:date="2019-03-09T23:28:00Z"/>
              <w:rFonts w:eastAsiaTheme="minorEastAsia"/>
              <w:noProof/>
              <w:sz w:val="22"/>
              <w:lang w:val="en-US"/>
            </w:rPr>
          </w:pPr>
          <w:del w:id="129" w:author="Innerbichler Franz" w:date="2019-03-09T23:28:00Z">
            <w:r w:rsidRPr="00DE7039" w:rsidDel="00DE7039">
              <w:rPr>
                <w:noProof/>
                <w:rPrChange w:id="130" w:author="Innerbichler Franz" w:date="2019-03-09T23:28:00Z">
                  <w:rPr>
                    <w:rStyle w:val="Hyperlink"/>
                    <w:noProof/>
                  </w:rPr>
                </w:rPrChange>
              </w:rPr>
              <w:delText>2.5.1.</w:delText>
            </w:r>
            <w:r w:rsidDel="00DE7039">
              <w:rPr>
                <w:rFonts w:eastAsiaTheme="minorEastAsia"/>
                <w:noProof/>
                <w:sz w:val="22"/>
                <w:lang w:val="en-US"/>
              </w:rPr>
              <w:tab/>
            </w:r>
            <w:r w:rsidRPr="00DE7039" w:rsidDel="00DE7039">
              <w:rPr>
                <w:noProof/>
                <w:rPrChange w:id="131" w:author="Innerbichler Franz" w:date="2019-03-09T23:28:00Z">
                  <w:rPr>
                    <w:rStyle w:val="Hyperlink"/>
                    <w:noProof/>
                  </w:rPr>
                </w:rPrChange>
              </w:rPr>
              <w:delText>Stärken</w:delText>
            </w:r>
            <w:r w:rsidDel="00DE7039">
              <w:rPr>
                <w:noProof/>
                <w:webHidden/>
              </w:rPr>
              <w:tab/>
              <w:delText>10</w:delText>
            </w:r>
          </w:del>
        </w:p>
        <w:p w14:paraId="58D0B13F" w14:textId="34844B7D" w:rsidR="007D51C8" w:rsidDel="00DE7039" w:rsidRDefault="007D51C8">
          <w:pPr>
            <w:pStyle w:val="Verzeichnis3"/>
            <w:tabs>
              <w:tab w:val="left" w:pos="1100"/>
              <w:tab w:val="right" w:leader="dot" w:pos="9396"/>
            </w:tabs>
            <w:rPr>
              <w:del w:id="132" w:author="Innerbichler Franz" w:date="2019-03-09T23:28:00Z"/>
              <w:rFonts w:eastAsiaTheme="minorEastAsia"/>
              <w:noProof/>
              <w:sz w:val="22"/>
              <w:lang w:val="en-US"/>
            </w:rPr>
          </w:pPr>
          <w:del w:id="133" w:author="Innerbichler Franz" w:date="2019-03-09T23:28:00Z">
            <w:r w:rsidRPr="00DE7039" w:rsidDel="00DE7039">
              <w:rPr>
                <w:noProof/>
                <w:rPrChange w:id="134" w:author="Innerbichler Franz" w:date="2019-03-09T23:28:00Z">
                  <w:rPr>
                    <w:rStyle w:val="Hyperlink"/>
                    <w:noProof/>
                  </w:rPr>
                </w:rPrChange>
              </w:rPr>
              <w:delText>2.5.2.</w:delText>
            </w:r>
            <w:r w:rsidDel="00DE7039">
              <w:rPr>
                <w:rFonts w:eastAsiaTheme="minorEastAsia"/>
                <w:noProof/>
                <w:sz w:val="22"/>
                <w:lang w:val="en-US"/>
              </w:rPr>
              <w:tab/>
            </w:r>
            <w:r w:rsidRPr="00DE7039" w:rsidDel="00DE7039">
              <w:rPr>
                <w:noProof/>
                <w:rPrChange w:id="135" w:author="Innerbichler Franz" w:date="2019-03-09T23:28:00Z">
                  <w:rPr>
                    <w:rStyle w:val="Hyperlink"/>
                    <w:noProof/>
                  </w:rPr>
                </w:rPrChange>
              </w:rPr>
              <w:delText>Optimierungsmöglichkeiten</w:delText>
            </w:r>
            <w:r w:rsidDel="00DE7039">
              <w:rPr>
                <w:noProof/>
                <w:webHidden/>
              </w:rPr>
              <w:tab/>
              <w:delText>11</w:delText>
            </w:r>
          </w:del>
        </w:p>
        <w:p w14:paraId="592CB40C" w14:textId="02D8CC13" w:rsidR="007D51C8" w:rsidDel="00DE7039" w:rsidRDefault="007D51C8">
          <w:pPr>
            <w:pStyle w:val="Verzeichnis1"/>
            <w:tabs>
              <w:tab w:val="left" w:pos="400"/>
              <w:tab w:val="right" w:leader="dot" w:pos="9396"/>
            </w:tabs>
            <w:rPr>
              <w:del w:id="136" w:author="Innerbichler Franz" w:date="2019-03-09T23:28:00Z"/>
              <w:rFonts w:eastAsiaTheme="minorEastAsia"/>
              <w:noProof/>
              <w:sz w:val="22"/>
              <w:lang w:val="en-US"/>
            </w:rPr>
          </w:pPr>
          <w:del w:id="137" w:author="Innerbichler Franz" w:date="2019-03-09T23:28:00Z">
            <w:r w:rsidRPr="00DE7039" w:rsidDel="00DE7039">
              <w:rPr>
                <w:noProof/>
                <w:rPrChange w:id="138" w:author="Innerbichler Franz" w:date="2019-03-09T23:28:00Z">
                  <w:rPr>
                    <w:rStyle w:val="Hyperlink"/>
                    <w:rFonts w:cs="Times New Roman"/>
                    <w:noProof/>
                    <w14:scene3d>
                      <w14:camera w14:prst="orthographicFront"/>
                      <w14:lightRig w14:rig="threePt" w14:dir="t">
                        <w14:rot w14:lat="0" w14:lon="0" w14:rev="0"/>
                      </w14:lightRig>
                    </w14:scene3d>
                  </w:rPr>
                </w:rPrChange>
              </w:rPr>
              <w:delText>3.</w:delText>
            </w:r>
            <w:r w:rsidDel="00DE7039">
              <w:rPr>
                <w:rFonts w:eastAsiaTheme="minorEastAsia"/>
                <w:noProof/>
                <w:sz w:val="22"/>
                <w:lang w:val="en-US"/>
              </w:rPr>
              <w:tab/>
            </w:r>
            <w:r w:rsidRPr="00DE7039" w:rsidDel="00DE7039">
              <w:rPr>
                <w:noProof/>
                <w:rPrChange w:id="139" w:author="Innerbichler Franz" w:date="2019-03-09T23:28:00Z">
                  <w:rPr>
                    <w:rStyle w:val="Hyperlink"/>
                    <w:noProof/>
                  </w:rPr>
                </w:rPrChange>
              </w:rPr>
              <w:delText>Literaturverzeichnis</w:delText>
            </w:r>
            <w:r w:rsidDel="00DE7039">
              <w:rPr>
                <w:noProof/>
                <w:webHidden/>
              </w:rPr>
              <w:tab/>
              <w:delText>12</w:delText>
            </w:r>
          </w:del>
        </w:p>
        <w:p w14:paraId="68F4E269" w14:textId="495E18D2" w:rsidR="0029309F" w:rsidRDefault="0029309F" w:rsidP="0029309F">
          <w:r>
            <w:rPr>
              <w:b/>
              <w:bCs/>
            </w:rPr>
            <w:fldChar w:fldCharType="end"/>
          </w:r>
        </w:p>
      </w:sdtContent>
    </w:sdt>
    <w:p w14:paraId="159EB7A1" w14:textId="77777777" w:rsidR="0029309F" w:rsidRDefault="0029309F" w:rsidP="0029309F">
      <w:pPr>
        <w:spacing w:after="160"/>
        <w:jc w:val="left"/>
        <w:rPr>
          <w:b/>
        </w:rPr>
      </w:pPr>
      <w:r>
        <w:rPr>
          <w:b/>
        </w:rPr>
        <w:br w:type="page"/>
      </w:r>
    </w:p>
    <w:p w14:paraId="04F75B08" w14:textId="77777777" w:rsidR="0029309F" w:rsidRDefault="0029309F" w:rsidP="0029309F">
      <w:pPr>
        <w:pStyle w:val="berschrift4"/>
      </w:pPr>
      <w:bookmarkStart w:id="140" w:name="_Toc3146699"/>
      <w:r>
        <w:lastRenderedPageBreak/>
        <w:t>Abbildungsverzeichnis</w:t>
      </w:r>
      <w:bookmarkEnd w:id="140"/>
    </w:p>
    <w:p w14:paraId="284CDB39" w14:textId="238B7BA7" w:rsidR="00A51811" w:rsidRDefault="0029309F">
      <w:pPr>
        <w:pStyle w:val="Abbildungsverzeichnis"/>
        <w:tabs>
          <w:tab w:val="right" w:leader="dot" w:pos="9396"/>
        </w:tabs>
        <w:rPr>
          <w:ins w:id="141" w:author="Innerbichler Franz" w:date="2019-03-10T21:53:00Z"/>
          <w:rFonts w:eastAsiaTheme="minorEastAsia"/>
          <w:noProof/>
          <w:sz w:val="22"/>
          <w:lang w:val="de-AT" w:eastAsia="de-AT"/>
        </w:rPr>
      </w:pPr>
      <w:r>
        <w:rPr>
          <w:b/>
        </w:rPr>
        <w:fldChar w:fldCharType="begin"/>
      </w:r>
      <w:r>
        <w:rPr>
          <w:b/>
        </w:rPr>
        <w:instrText xml:space="preserve"> TOC \h \z \c "Abbildung" </w:instrText>
      </w:r>
      <w:r>
        <w:rPr>
          <w:b/>
        </w:rPr>
        <w:fldChar w:fldCharType="separate"/>
      </w:r>
      <w:ins w:id="142" w:author="Innerbichler Franz" w:date="2019-03-10T21:53:00Z">
        <w:r w:rsidR="00A51811" w:rsidRPr="00CD6D84">
          <w:rPr>
            <w:rStyle w:val="Hyperlink"/>
            <w:noProof/>
          </w:rPr>
          <w:fldChar w:fldCharType="begin"/>
        </w:r>
        <w:r w:rsidR="00A51811" w:rsidRPr="00CD6D84">
          <w:rPr>
            <w:rStyle w:val="Hyperlink"/>
            <w:noProof/>
          </w:rPr>
          <w:instrText xml:space="preserve"> </w:instrText>
        </w:r>
        <w:r w:rsidR="00A51811">
          <w:rPr>
            <w:noProof/>
          </w:rPr>
          <w:instrText>HYPERLINK \l "_Toc3147211"</w:instrText>
        </w:r>
        <w:r w:rsidR="00A51811" w:rsidRPr="00CD6D84">
          <w:rPr>
            <w:rStyle w:val="Hyperlink"/>
            <w:noProof/>
          </w:rPr>
          <w:instrText xml:space="preserve"> </w:instrText>
        </w:r>
        <w:r w:rsidR="00A51811" w:rsidRPr="00CD6D84">
          <w:rPr>
            <w:rStyle w:val="Hyperlink"/>
            <w:noProof/>
          </w:rPr>
        </w:r>
        <w:r w:rsidR="00A51811" w:rsidRPr="00CD6D84">
          <w:rPr>
            <w:rStyle w:val="Hyperlink"/>
            <w:noProof/>
          </w:rPr>
          <w:fldChar w:fldCharType="separate"/>
        </w:r>
        <w:r w:rsidR="00A51811" w:rsidRPr="00CD6D84">
          <w:rPr>
            <w:rStyle w:val="Hyperlink"/>
            <w:noProof/>
          </w:rPr>
          <w:t>Abbildung 1Raman Gerät und Sonde an einem Fermenter mit bakterieller Wirkstoffproduktion</w:t>
        </w:r>
        <w:r w:rsidR="00A51811">
          <w:rPr>
            <w:noProof/>
            <w:webHidden/>
          </w:rPr>
          <w:tab/>
        </w:r>
        <w:r w:rsidR="00A51811">
          <w:rPr>
            <w:noProof/>
            <w:webHidden/>
          </w:rPr>
          <w:fldChar w:fldCharType="begin"/>
        </w:r>
        <w:r w:rsidR="00A51811">
          <w:rPr>
            <w:noProof/>
            <w:webHidden/>
          </w:rPr>
          <w:instrText xml:space="preserve"> PAGEREF _Toc3147211 \h </w:instrText>
        </w:r>
        <w:r w:rsidR="00A51811">
          <w:rPr>
            <w:noProof/>
            <w:webHidden/>
          </w:rPr>
        </w:r>
      </w:ins>
      <w:r w:rsidR="00A51811">
        <w:rPr>
          <w:noProof/>
          <w:webHidden/>
        </w:rPr>
        <w:fldChar w:fldCharType="separate"/>
      </w:r>
      <w:ins w:id="143" w:author="Innerbichler Franz" w:date="2019-03-10T21:53:00Z">
        <w:r w:rsidR="00A51811">
          <w:rPr>
            <w:noProof/>
            <w:webHidden/>
          </w:rPr>
          <w:t>4</w:t>
        </w:r>
        <w:r w:rsidR="00A51811">
          <w:rPr>
            <w:noProof/>
            <w:webHidden/>
          </w:rPr>
          <w:fldChar w:fldCharType="end"/>
        </w:r>
        <w:r w:rsidR="00A51811" w:rsidRPr="00CD6D84">
          <w:rPr>
            <w:rStyle w:val="Hyperlink"/>
            <w:noProof/>
          </w:rPr>
          <w:fldChar w:fldCharType="end"/>
        </w:r>
      </w:ins>
    </w:p>
    <w:p w14:paraId="2782DB1F" w14:textId="31DBC857" w:rsidR="00A51811" w:rsidRDefault="00A51811">
      <w:pPr>
        <w:pStyle w:val="Abbildungsverzeichnis"/>
        <w:tabs>
          <w:tab w:val="right" w:leader="dot" w:pos="9396"/>
        </w:tabs>
        <w:rPr>
          <w:ins w:id="144" w:author="Innerbichler Franz" w:date="2019-03-10T21:53:00Z"/>
          <w:rFonts w:eastAsiaTheme="minorEastAsia"/>
          <w:noProof/>
          <w:sz w:val="22"/>
          <w:lang w:val="de-AT" w:eastAsia="de-AT"/>
        </w:rPr>
      </w:pPr>
      <w:ins w:id="145"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"C:\\FH Ku\\Data Science\\Software_Entwicklung_Projektarbeit_Hauser_Innerbichler_Klein.docx" \l "_Toc3147212"</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 Aufbau Raman-Spektroskopie</w:t>
        </w:r>
        <w:r>
          <w:rPr>
            <w:noProof/>
            <w:webHidden/>
          </w:rPr>
          <w:tab/>
        </w:r>
        <w:r>
          <w:rPr>
            <w:noProof/>
            <w:webHidden/>
          </w:rPr>
          <w:fldChar w:fldCharType="begin"/>
        </w:r>
        <w:r>
          <w:rPr>
            <w:noProof/>
            <w:webHidden/>
          </w:rPr>
          <w:instrText xml:space="preserve"> PAGEREF _Toc3147212 \h </w:instrText>
        </w:r>
        <w:r>
          <w:rPr>
            <w:noProof/>
            <w:webHidden/>
          </w:rPr>
        </w:r>
      </w:ins>
      <w:r>
        <w:rPr>
          <w:noProof/>
          <w:webHidden/>
        </w:rPr>
        <w:fldChar w:fldCharType="separate"/>
      </w:r>
      <w:ins w:id="146" w:author="Innerbichler Franz" w:date="2019-03-10T21:53:00Z">
        <w:r>
          <w:rPr>
            <w:noProof/>
            <w:webHidden/>
          </w:rPr>
          <w:t>5</w:t>
        </w:r>
        <w:r>
          <w:rPr>
            <w:noProof/>
            <w:webHidden/>
          </w:rPr>
          <w:fldChar w:fldCharType="end"/>
        </w:r>
        <w:r w:rsidRPr="00CD6D84">
          <w:rPr>
            <w:rStyle w:val="Hyperlink"/>
            <w:noProof/>
          </w:rPr>
          <w:fldChar w:fldCharType="end"/>
        </w:r>
      </w:ins>
    </w:p>
    <w:p w14:paraId="621CFDB1" w14:textId="595C2D27" w:rsidR="00A51811" w:rsidRDefault="00A51811">
      <w:pPr>
        <w:pStyle w:val="Abbildungsverzeichnis"/>
        <w:tabs>
          <w:tab w:val="right" w:leader="dot" w:pos="9396"/>
        </w:tabs>
        <w:rPr>
          <w:ins w:id="147" w:author="Innerbichler Franz" w:date="2019-03-10T21:53:00Z"/>
          <w:rFonts w:eastAsiaTheme="minorEastAsia"/>
          <w:noProof/>
          <w:sz w:val="22"/>
          <w:lang w:val="de-AT" w:eastAsia="de-AT"/>
        </w:rPr>
      </w:pPr>
      <w:ins w:id="148"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"_Toc3147213"</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3 Spektrenplot in Software R mit Paket „hyperspec“</w:t>
        </w:r>
        <w:r>
          <w:rPr>
            <w:noProof/>
            <w:webHidden/>
          </w:rPr>
          <w:tab/>
        </w:r>
        <w:r>
          <w:rPr>
            <w:noProof/>
            <w:webHidden/>
          </w:rPr>
          <w:fldChar w:fldCharType="begin"/>
        </w:r>
        <w:r>
          <w:rPr>
            <w:noProof/>
            <w:webHidden/>
          </w:rPr>
          <w:instrText xml:space="preserve"> PAGEREF _Toc3147213 \h </w:instrText>
        </w:r>
        <w:r>
          <w:rPr>
            <w:noProof/>
            <w:webHidden/>
          </w:rPr>
        </w:r>
      </w:ins>
      <w:r>
        <w:rPr>
          <w:noProof/>
          <w:webHidden/>
        </w:rPr>
        <w:fldChar w:fldCharType="separate"/>
      </w:r>
      <w:ins w:id="149" w:author="Innerbichler Franz" w:date="2019-03-10T21:53:00Z">
        <w:r>
          <w:rPr>
            <w:noProof/>
            <w:webHidden/>
          </w:rPr>
          <w:t>6</w:t>
        </w:r>
        <w:r>
          <w:rPr>
            <w:noProof/>
            <w:webHidden/>
          </w:rPr>
          <w:fldChar w:fldCharType="end"/>
        </w:r>
        <w:r w:rsidRPr="00CD6D84">
          <w:rPr>
            <w:rStyle w:val="Hyperlink"/>
            <w:noProof/>
          </w:rPr>
          <w:fldChar w:fldCharType="end"/>
        </w:r>
      </w:ins>
    </w:p>
    <w:p w14:paraId="0D3D4971" w14:textId="613E086A" w:rsidR="00A51811" w:rsidRDefault="00A51811">
      <w:pPr>
        <w:pStyle w:val="Abbildungsverzeichnis"/>
        <w:tabs>
          <w:tab w:val="right" w:leader="dot" w:pos="9396"/>
        </w:tabs>
        <w:rPr>
          <w:ins w:id="150" w:author="Innerbichler Franz" w:date="2019-03-10T21:53:00Z"/>
          <w:rFonts w:eastAsiaTheme="minorEastAsia"/>
          <w:noProof/>
          <w:sz w:val="22"/>
          <w:lang w:val="de-AT" w:eastAsia="de-AT"/>
        </w:rPr>
      </w:pPr>
      <w:ins w:id="151"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"_Toc3147214"</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lang w:val="en-US"/>
          </w:rPr>
          <w:t>Abbildung 4: Screenshot “def createColumnHeaders(switch):”</w:t>
        </w:r>
        <w:r>
          <w:rPr>
            <w:noProof/>
            <w:webHidden/>
          </w:rPr>
          <w:tab/>
        </w:r>
        <w:r>
          <w:rPr>
            <w:noProof/>
            <w:webHidden/>
          </w:rPr>
          <w:fldChar w:fldCharType="begin"/>
        </w:r>
        <w:r>
          <w:rPr>
            <w:noProof/>
            <w:webHidden/>
          </w:rPr>
          <w:instrText xml:space="preserve"> PAGEREF _Toc3147214 \h </w:instrText>
        </w:r>
        <w:r>
          <w:rPr>
            <w:noProof/>
            <w:webHidden/>
          </w:rPr>
        </w:r>
      </w:ins>
      <w:r>
        <w:rPr>
          <w:noProof/>
          <w:webHidden/>
        </w:rPr>
        <w:fldChar w:fldCharType="separate"/>
      </w:r>
      <w:ins w:id="152" w:author="Innerbichler Franz" w:date="2019-03-10T21:53:00Z">
        <w:r>
          <w:rPr>
            <w:noProof/>
            <w:webHidden/>
          </w:rPr>
          <w:t>7</w:t>
        </w:r>
        <w:r>
          <w:rPr>
            <w:noProof/>
            <w:webHidden/>
          </w:rPr>
          <w:fldChar w:fldCharType="end"/>
        </w:r>
        <w:r w:rsidRPr="00CD6D84">
          <w:rPr>
            <w:rStyle w:val="Hyperlink"/>
            <w:noProof/>
          </w:rPr>
          <w:fldChar w:fldCharType="end"/>
        </w:r>
      </w:ins>
    </w:p>
    <w:p w14:paraId="03373B3D" w14:textId="1D05C239" w:rsidR="00A51811" w:rsidRDefault="00A51811">
      <w:pPr>
        <w:pStyle w:val="Abbildungsverzeichnis"/>
        <w:tabs>
          <w:tab w:val="right" w:leader="dot" w:pos="9396"/>
        </w:tabs>
        <w:rPr>
          <w:ins w:id="153" w:author="Innerbichler Franz" w:date="2019-03-10T21:53:00Z"/>
          <w:rFonts w:eastAsiaTheme="minorEastAsia"/>
          <w:noProof/>
          <w:sz w:val="22"/>
          <w:lang w:val="de-AT" w:eastAsia="de-AT"/>
        </w:rPr>
      </w:pPr>
      <w:ins w:id="154"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"_Toc3147215"</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lang w:val="en-US"/>
          </w:rPr>
          <w:t>Abbildung 5: Screenshot “def createTable(query, headers):”</w:t>
        </w:r>
        <w:r>
          <w:rPr>
            <w:noProof/>
            <w:webHidden/>
          </w:rPr>
          <w:tab/>
        </w:r>
        <w:r>
          <w:rPr>
            <w:noProof/>
            <w:webHidden/>
          </w:rPr>
          <w:fldChar w:fldCharType="begin"/>
        </w:r>
        <w:r>
          <w:rPr>
            <w:noProof/>
            <w:webHidden/>
          </w:rPr>
          <w:instrText xml:space="preserve"> PAGEREF _Toc3147215 \h </w:instrText>
        </w:r>
        <w:r>
          <w:rPr>
            <w:noProof/>
            <w:webHidden/>
          </w:rPr>
        </w:r>
      </w:ins>
      <w:r>
        <w:rPr>
          <w:noProof/>
          <w:webHidden/>
        </w:rPr>
        <w:fldChar w:fldCharType="separate"/>
      </w:r>
      <w:ins w:id="155" w:author="Innerbichler Franz" w:date="2019-03-10T21:53:00Z">
        <w:r>
          <w:rPr>
            <w:noProof/>
            <w:webHidden/>
          </w:rPr>
          <w:t>7</w:t>
        </w:r>
        <w:r>
          <w:rPr>
            <w:noProof/>
            <w:webHidden/>
          </w:rPr>
          <w:fldChar w:fldCharType="end"/>
        </w:r>
        <w:r w:rsidRPr="00CD6D84">
          <w:rPr>
            <w:rStyle w:val="Hyperlink"/>
            <w:noProof/>
          </w:rPr>
          <w:fldChar w:fldCharType="end"/>
        </w:r>
      </w:ins>
    </w:p>
    <w:p w14:paraId="78E835B3" w14:textId="2B9CCCB7" w:rsidR="00A51811" w:rsidRDefault="00A51811">
      <w:pPr>
        <w:pStyle w:val="Abbildungsverzeichnis"/>
        <w:tabs>
          <w:tab w:val="right" w:leader="dot" w:pos="9396"/>
        </w:tabs>
        <w:rPr>
          <w:ins w:id="156" w:author="Innerbichler Franz" w:date="2019-03-10T21:53:00Z"/>
          <w:rFonts w:eastAsiaTheme="minorEastAsia"/>
          <w:noProof/>
          <w:sz w:val="22"/>
          <w:lang w:val="de-AT" w:eastAsia="de-AT"/>
        </w:rPr>
      </w:pPr>
      <w:ins w:id="157"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"C:\\FH Ku\\Data Science\\Software_Entwicklung_Projektarbeit_Hauser_Innerbichler_Klein.docx" \l "_Toc3147216"</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6: Screenshot "def formatFileName(filename):"</w:t>
        </w:r>
        <w:r>
          <w:rPr>
            <w:noProof/>
            <w:webHidden/>
          </w:rPr>
          <w:tab/>
        </w:r>
        <w:r>
          <w:rPr>
            <w:noProof/>
            <w:webHidden/>
          </w:rPr>
          <w:fldChar w:fldCharType="begin"/>
        </w:r>
        <w:r>
          <w:rPr>
            <w:noProof/>
            <w:webHidden/>
          </w:rPr>
          <w:instrText xml:space="preserve"> PAGEREF _Toc3147216 \h </w:instrText>
        </w:r>
        <w:r>
          <w:rPr>
            <w:noProof/>
            <w:webHidden/>
          </w:rPr>
        </w:r>
      </w:ins>
      <w:r>
        <w:rPr>
          <w:noProof/>
          <w:webHidden/>
        </w:rPr>
        <w:fldChar w:fldCharType="separate"/>
      </w:r>
      <w:ins w:id="158" w:author="Innerbichler Franz" w:date="2019-03-10T21:53:00Z">
        <w:r>
          <w:rPr>
            <w:noProof/>
            <w:webHidden/>
          </w:rPr>
          <w:t>7</w:t>
        </w:r>
        <w:r>
          <w:rPr>
            <w:noProof/>
            <w:webHidden/>
          </w:rPr>
          <w:fldChar w:fldCharType="end"/>
        </w:r>
        <w:r w:rsidRPr="00CD6D84">
          <w:rPr>
            <w:rStyle w:val="Hyperlink"/>
            <w:noProof/>
          </w:rPr>
          <w:fldChar w:fldCharType="end"/>
        </w:r>
      </w:ins>
    </w:p>
    <w:p w14:paraId="7F610A1D" w14:textId="4873F5DD" w:rsidR="00A51811" w:rsidRDefault="00A51811">
      <w:pPr>
        <w:pStyle w:val="Abbildungsverzeichnis"/>
        <w:tabs>
          <w:tab w:val="right" w:leader="dot" w:pos="9396"/>
        </w:tabs>
        <w:rPr>
          <w:ins w:id="159" w:author="Innerbichler Franz" w:date="2019-03-10T21:53:00Z"/>
          <w:rFonts w:eastAsiaTheme="minorEastAsia"/>
          <w:noProof/>
          <w:sz w:val="22"/>
          <w:lang w:val="de-AT" w:eastAsia="de-AT"/>
        </w:rPr>
      </w:pPr>
      <w:ins w:id="160"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"C:\\FH Ku\\Data Science\\Software_Entwicklung_Projektarbeit_Hauser_Innerbichler_Klein.docx" \l "_Toc3147217"</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7: Screenshot "def getlastID():"</w:t>
        </w:r>
        <w:r>
          <w:rPr>
            <w:noProof/>
            <w:webHidden/>
          </w:rPr>
          <w:tab/>
        </w:r>
        <w:r>
          <w:rPr>
            <w:noProof/>
            <w:webHidden/>
          </w:rPr>
          <w:fldChar w:fldCharType="begin"/>
        </w:r>
        <w:r>
          <w:rPr>
            <w:noProof/>
            <w:webHidden/>
          </w:rPr>
          <w:instrText xml:space="preserve"> PAGEREF _Toc3147217 \h </w:instrText>
        </w:r>
        <w:r>
          <w:rPr>
            <w:noProof/>
            <w:webHidden/>
          </w:rPr>
        </w:r>
      </w:ins>
      <w:r>
        <w:rPr>
          <w:noProof/>
          <w:webHidden/>
        </w:rPr>
        <w:fldChar w:fldCharType="separate"/>
      </w:r>
      <w:ins w:id="161" w:author="Innerbichler Franz" w:date="2019-03-10T21:53:00Z">
        <w:r>
          <w:rPr>
            <w:noProof/>
            <w:webHidden/>
          </w:rPr>
          <w:t>8</w:t>
        </w:r>
        <w:r>
          <w:rPr>
            <w:noProof/>
            <w:webHidden/>
          </w:rPr>
          <w:fldChar w:fldCharType="end"/>
        </w:r>
        <w:r w:rsidRPr="00CD6D84">
          <w:rPr>
            <w:rStyle w:val="Hyperlink"/>
            <w:noProof/>
          </w:rPr>
          <w:fldChar w:fldCharType="end"/>
        </w:r>
      </w:ins>
    </w:p>
    <w:p w14:paraId="48CDF5A4" w14:textId="55DD44CC" w:rsidR="00A51811" w:rsidRDefault="00A51811">
      <w:pPr>
        <w:pStyle w:val="Abbildungsverzeichnis"/>
        <w:tabs>
          <w:tab w:val="right" w:leader="dot" w:pos="9396"/>
        </w:tabs>
        <w:rPr>
          <w:ins w:id="162" w:author="Innerbichler Franz" w:date="2019-03-10T21:53:00Z"/>
          <w:rFonts w:eastAsiaTheme="minorEastAsia"/>
          <w:noProof/>
          <w:sz w:val="22"/>
          <w:lang w:val="de-AT" w:eastAsia="de-AT"/>
        </w:rPr>
      </w:pPr>
      <w:ins w:id="163"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"C:\\FH Ku\\Data Science\\Software_Entwicklung_Projektarbeit_Hauser_Innerbichler_Klein.docx" \l "_Toc3147218"</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8: Screenshot "def initialData():"</w:t>
        </w:r>
        <w:r>
          <w:rPr>
            <w:noProof/>
            <w:webHidden/>
          </w:rPr>
          <w:tab/>
        </w:r>
        <w:r>
          <w:rPr>
            <w:noProof/>
            <w:webHidden/>
          </w:rPr>
          <w:fldChar w:fldCharType="begin"/>
        </w:r>
        <w:r>
          <w:rPr>
            <w:noProof/>
            <w:webHidden/>
          </w:rPr>
          <w:instrText xml:space="preserve"> PAGEREF _Toc3147218 \h </w:instrText>
        </w:r>
        <w:r>
          <w:rPr>
            <w:noProof/>
            <w:webHidden/>
          </w:rPr>
        </w:r>
      </w:ins>
      <w:r>
        <w:rPr>
          <w:noProof/>
          <w:webHidden/>
        </w:rPr>
        <w:fldChar w:fldCharType="separate"/>
      </w:r>
      <w:ins w:id="164" w:author="Innerbichler Franz" w:date="2019-03-10T21:53:00Z">
        <w:r>
          <w:rPr>
            <w:noProof/>
            <w:webHidden/>
          </w:rPr>
          <w:t>8</w:t>
        </w:r>
        <w:r>
          <w:rPr>
            <w:noProof/>
            <w:webHidden/>
          </w:rPr>
          <w:fldChar w:fldCharType="end"/>
        </w:r>
        <w:r w:rsidRPr="00CD6D84">
          <w:rPr>
            <w:rStyle w:val="Hyperlink"/>
            <w:noProof/>
          </w:rPr>
          <w:fldChar w:fldCharType="end"/>
        </w:r>
      </w:ins>
    </w:p>
    <w:p w14:paraId="20557F34" w14:textId="52E676E9" w:rsidR="00A51811" w:rsidRDefault="00A51811">
      <w:pPr>
        <w:pStyle w:val="Abbildungsverzeichnis"/>
        <w:tabs>
          <w:tab w:val="right" w:leader="dot" w:pos="9396"/>
        </w:tabs>
        <w:rPr>
          <w:ins w:id="165" w:author="Innerbichler Franz" w:date="2019-03-10T21:53:00Z"/>
          <w:rFonts w:eastAsiaTheme="minorEastAsia"/>
          <w:noProof/>
          <w:sz w:val="22"/>
          <w:lang w:val="de-AT" w:eastAsia="de-AT"/>
        </w:rPr>
      </w:pPr>
      <w:ins w:id="166"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"C:\\FH Ku\\Data Science\\Software_Entwicklung_Projektarbeit_Hauser_Innerbichler_Klein.docx" \l "_Toc3147219"</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lang w:val="en-US"/>
          </w:rPr>
          <w:t>Abbildung 9: Screenshot "def convertSPC(filepath):"</w:t>
        </w:r>
        <w:r>
          <w:rPr>
            <w:noProof/>
            <w:webHidden/>
          </w:rPr>
          <w:tab/>
        </w:r>
        <w:r>
          <w:rPr>
            <w:noProof/>
            <w:webHidden/>
          </w:rPr>
          <w:fldChar w:fldCharType="begin"/>
        </w:r>
        <w:r>
          <w:rPr>
            <w:noProof/>
            <w:webHidden/>
          </w:rPr>
          <w:instrText xml:space="preserve"> PAGEREF _Toc3147219 \h </w:instrText>
        </w:r>
        <w:r>
          <w:rPr>
            <w:noProof/>
            <w:webHidden/>
          </w:rPr>
        </w:r>
      </w:ins>
      <w:r>
        <w:rPr>
          <w:noProof/>
          <w:webHidden/>
        </w:rPr>
        <w:fldChar w:fldCharType="separate"/>
      </w:r>
      <w:ins w:id="167" w:author="Innerbichler Franz" w:date="2019-03-10T21:53:00Z">
        <w:r>
          <w:rPr>
            <w:noProof/>
            <w:webHidden/>
          </w:rPr>
          <w:t>8</w:t>
        </w:r>
        <w:r>
          <w:rPr>
            <w:noProof/>
            <w:webHidden/>
          </w:rPr>
          <w:fldChar w:fldCharType="end"/>
        </w:r>
        <w:r w:rsidRPr="00CD6D84">
          <w:rPr>
            <w:rStyle w:val="Hyperlink"/>
            <w:noProof/>
          </w:rPr>
          <w:fldChar w:fldCharType="end"/>
        </w:r>
      </w:ins>
    </w:p>
    <w:p w14:paraId="0AFDB394" w14:textId="1D84C226" w:rsidR="00A51811" w:rsidRDefault="00A51811">
      <w:pPr>
        <w:pStyle w:val="Abbildungsverzeichnis"/>
        <w:tabs>
          <w:tab w:val="right" w:leader="dot" w:pos="9396"/>
        </w:tabs>
        <w:rPr>
          <w:ins w:id="168" w:author="Innerbichler Franz" w:date="2019-03-10T21:53:00Z"/>
          <w:rFonts w:eastAsiaTheme="minorEastAsia"/>
          <w:noProof/>
          <w:sz w:val="22"/>
          <w:lang w:val="de-AT" w:eastAsia="de-AT"/>
        </w:rPr>
      </w:pPr>
      <w:ins w:id="169"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"C:\\FH Ku\\Data Science\\Software_Entwicklung_Projektarbeit_Hauser_Innerbichler_Klein.docx" \l "_Toc3147220"</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lang w:val="en-US"/>
          </w:rPr>
          <w:t>Abbildung 10: Screenshot "def importCSV(filepath):"</w:t>
        </w:r>
        <w:r>
          <w:rPr>
            <w:noProof/>
            <w:webHidden/>
          </w:rPr>
          <w:tab/>
        </w:r>
        <w:r>
          <w:rPr>
            <w:noProof/>
            <w:webHidden/>
          </w:rPr>
          <w:fldChar w:fldCharType="begin"/>
        </w:r>
        <w:r>
          <w:rPr>
            <w:noProof/>
            <w:webHidden/>
          </w:rPr>
          <w:instrText xml:space="preserve"> PAGEREF _Toc3147220 \h </w:instrText>
        </w:r>
        <w:r>
          <w:rPr>
            <w:noProof/>
            <w:webHidden/>
          </w:rPr>
        </w:r>
      </w:ins>
      <w:r>
        <w:rPr>
          <w:noProof/>
          <w:webHidden/>
        </w:rPr>
        <w:fldChar w:fldCharType="separate"/>
      </w:r>
      <w:ins w:id="170" w:author="Innerbichler Franz" w:date="2019-03-10T21:53:00Z">
        <w:r>
          <w:rPr>
            <w:noProof/>
            <w:webHidden/>
          </w:rPr>
          <w:t>9</w:t>
        </w:r>
        <w:r>
          <w:rPr>
            <w:noProof/>
            <w:webHidden/>
          </w:rPr>
          <w:fldChar w:fldCharType="end"/>
        </w:r>
        <w:r w:rsidRPr="00CD6D84">
          <w:rPr>
            <w:rStyle w:val="Hyperlink"/>
            <w:noProof/>
          </w:rPr>
          <w:fldChar w:fldCharType="end"/>
        </w:r>
      </w:ins>
    </w:p>
    <w:p w14:paraId="41DEE565" w14:textId="16A4DF4F" w:rsidR="00A51811" w:rsidRDefault="00A51811">
      <w:pPr>
        <w:pStyle w:val="Abbildungsverzeichnis"/>
        <w:tabs>
          <w:tab w:val="right" w:leader="dot" w:pos="9396"/>
        </w:tabs>
        <w:rPr>
          <w:ins w:id="171" w:author="Innerbichler Franz" w:date="2019-03-10T21:53:00Z"/>
          <w:rFonts w:eastAsiaTheme="minorEastAsia"/>
          <w:noProof/>
          <w:sz w:val="22"/>
          <w:lang w:val="de-AT" w:eastAsia="de-AT"/>
        </w:rPr>
      </w:pPr>
      <w:ins w:id="172"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"C:\\FH Ku\\Data Science\\Software_Entwicklung_Projektarbeit_Hauser_Innerbichler_Klein.docx" \l "_Toc3147221"</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lang w:val="en-US"/>
          </w:rPr>
          <w:t>Abbildung 11: Screenshot "def importTrainCSVfromFolder(directory):"</w:t>
        </w:r>
        <w:r>
          <w:rPr>
            <w:noProof/>
            <w:webHidden/>
          </w:rPr>
          <w:tab/>
        </w:r>
        <w:r>
          <w:rPr>
            <w:noProof/>
            <w:webHidden/>
          </w:rPr>
          <w:fldChar w:fldCharType="begin"/>
        </w:r>
        <w:r>
          <w:rPr>
            <w:noProof/>
            <w:webHidden/>
          </w:rPr>
          <w:instrText xml:space="preserve"> PAGEREF _Toc3147221 \h </w:instrText>
        </w:r>
        <w:r>
          <w:rPr>
            <w:noProof/>
            <w:webHidden/>
          </w:rPr>
        </w:r>
      </w:ins>
      <w:r>
        <w:rPr>
          <w:noProof/>
          <w:webHidden/>
        </w:rPr>
        <w:fldChar w:fldCharType="separate"/>
      </w:r>
      <w:ins w:id="173" w:author="Innerbichler Franz" w:date="2019-03-10T21:53:00Z">
        <w:r>
          <w:rPr>
            <w:noProof/>
            <w:webHidden/>
          </w:rPr>
          <w:t>9</w:t>
        </w:r>
        <w:r>
          <w:rPr>
            <w:noProof/>
            <w:webHidden/>
          </w:rPr>
          <w:fldChar w:fldCharType="end"/>
        </w:r>
        <w:r w:rsidRPr="00CD6D84">
          <w:rPr>
            <w:rStyle w:val="Hyperlink"/>
            <w:noProof/>
          </w:rPr>
          <w:fldChar w:fldCharType="end"/>
        </w:r>
      </w:ins>
    </w:p>
    <w:p w14:paraId="1F13291D" w14:textId="1D1C94C5" w:rsidR="00A51811" w:rsidRDefault="00A51811">
      <w:pPr>
        <w:pStyle w:val="Abbildungsverzeichnis"/>
        <w:tabs>
          <w:tab w:val="right" w:leader="dot" w:pos="9396"/>
        </w:tabs>
        <w:rPr>
          <w:ins w:id="174" w:author="Innerbichler Franz" w:date="2019-03-10T21:53:00Z"/>
          <w:rFonts w:eastAsiaTheme="minorEastAsia"/>
          <w:noProof/>
          <w:sz w:val="22"/>
          <w:lang w:val="de-AT" w:eastAsia="de-AT"/>
        </w:rPr>
      </w:pPr>
      <w:ins w:id="175"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"_Toc3147222"</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lang w:val="en-US"/>
          </w:rPr>
          <w:t>Abbildung 12: Screenshot "def importTrainData(headers, filepath):"</w:t>
        </w:r>
        <w:r>
          <w:rPr>
            <w:noProof/>
            <w:webHidden/>
          </w:rPr>
          <w:tab/>
        </w:r>
        <w:r>
          <w:rPr>
            <w:noProof/>
            <w:webHidden/>
          </w:rPr>
          <w:fldChar w:fldCharType="begin"/>
        </w:r>
        <w:r>
          <w:rPr>
            <w:noProof/>
            <w:webHidden/>
          </w:rPr>
          <w:instrText xml:space="preserve"> PAGEREF _Toc3147222 \h </w:instrText>
        </w:r>
        <w:r>
          <w:rPr>
            <w:noProof/>
            <w:webHidden/>
          </w:rPr>
        </w:r>
      </w:ins>
      <w:r>
        <w:rPr>
          <w:noProof/>
          <w:webHidden/>
        </w:rPr>
        <w:fldChar w:fldCharType="separate"/>
      </w:r>
      <w:ins w:id="176" w:author="Innerbichler Franz" w:date="2019-03-10T21:53:00Z">
        <w:r>
          <w:rPr>
            <w:noProof/>
            <w:webHidden/>
          </w:rPr>
          <w:t>10</w:t>
        </w:r>
        <w:r>
          <w:rPr>
            <w:noProof/>
            <w:webHidden/>
          </w:rPr>
          <w:fldChar w:fldCharType="end"/>
        </w:r>
        <w:r w:rsidRPr="00CD6D84">
          <w:rPr>
            <w:rStyle w:val="Hyperlink"/>
            <w:noProof/>
          </w:rPr>
          <w:fldChar w:fldCharType="end"/>
        </w:r>
      </w:ins>
    </w:p>
    <w:p w14:paraId="3D1CF3B5" w14:textId="3AAD2139" w:rsidR="00A51811" w:rsidRDefault="00A51811">
      <w:pPr>
        <w:pStyle w:val="Abbildungsverzeichnis"/>
        <w:tabs>
          <w:tab w:val="right" w:leader="dot" w:pos="9396"/>
        </w:tabs>
        <w:rPr>
          <w:ins w:id="177" w:author="Innerbichler Franz" w:date="2019-03-10T21:53:00Z"/>
          <w:rFonts w:eastAsiaTheme="minorEastAsia"/>
          <w:noProof/>
          <w:sz w:val="22"/>
          <w:lang w:val="de-AT" w:eastAsia="de-AT"/>
        </w:rPr>
      </w:pPr>
      <w:ins w:id="178"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"_Toc3147223"</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lang w:val="en-US"/>
          </w:rPr>
          <w:t>Abbildung 13: Screenshot "def getDataFromCass(query):"</w:t>
        </w:r>
        <w:r>
          <w:rPr>
            <w:noProof/>
            <w:webHidden/>
          </w:rPr>
          <w:tab/>
        </w:r>
        <w:r>
          <w:rPr>
            <w:noProof/>
            <w:webHidden/>
          </w:rPr>
          <w:fldChar w:fldCharType="begin"/>
        </w:r>
        <w:r>
          <w:rPr>
            <w:noProof/>
            <w:webHidden/>
          </w:rPr>
          <w:instrText xml:space="preserve"> PAGEREF _Toc3147223 \h </w:instrText>
        </w:r>
        <w:r>
          <w:rPr>
            <w:noProof/>
            <w:webHidden/>
          </w:rPr>
        </w:r>
      </w:ins>
      <w:r>
        <w:rPr>
          <w:noProof/>
          <w:webHidden/>
        </w:rPr>
        <w:fldChar w:fldCharType="separate"/>
      </w:r>
      <w:ins w:id="179" w:author="Innerbichler Franz" w:date="2019-03-10T21:53:00Z">
        <w:r>
          <w:rPr>
            <w:noProof/>
            <w:webHidden/>
          </w:rPr>
          <w:t>10</w:t>
        </w:r>
        <w:r>
          <w:rPr>
            <w:noProof/>
            <w:webHidden/>
          </w:rPr>
          <w:fldChar w:fldCharType="end"/>
        </w:r>
        <w:r w:rsidRPr="00CD6D84">
          <w:rPr>
            <w:rStyle w:val="Hyperlink"/>
            <w:noProof/>
          </w:rPr>
          <w:fldChar w:fldCharType="end"/>
        </w:r>
      </w:ins>
    </w:p>
    <w:p w14:paraId="1ABE4D1C" w14:textId="0FE0A00E" w:rsidR="00A51811" w:rsidRDefault="00A51811">
      <w:pPr>
        <w:pStyle w:val="Abbildungsverzeichnis"/>
        <w:tabs>
          <w:tab w:val="right" w:leader="dot" w:pos="9396"/>
        </w:tabs>
        <w:rPr>
          <w:ins w:id="180" w:author="Innerbichler Franz" w:date="2019-03-10T21:53:00Z"/>
          <w:rFonts w:eastAsiaTheme="minorEastAsia"/>
          <w:noProof/>
          <w:sz w:val="22"/>
          <w:lang w:val="de-AT" w:eastAsia="de-AT"/>
        </w:rPr>
      </w:pPr>
      <w:ins w:id="181"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"C:\\FH Ku\\Data Science\\Software_Entwicklung_Projektarbeit_Hauser_Innerbichler_Klein.docx" \l "_Toc3147224"</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14: Screenshot Erstellung Daten- und Trainingstabelle</w:t>
        </w:r>
        <w:r>
          <w:rPr>
            <w:noProof/>
            <w:webHidden/>
          </w:rPr>
          <w:tab/>
        </w:r>
        <w:r>
          <w:rPr>
            <w:noProof/>
            <w:webHidden/>
          </w:rPr>
          <w:fldChar w:fldCharType="begin"/>
        </w:r>
        <w:r>
          <w:rPr>
            <w:noProof/>
            <w:webHidden/>
          </w:rPr>
          <w:instrText xml:space="preserve"> PAGEREF _Toc3147224 \h </w:instrText>
        </w:r>
        <w:r>
          <w:rPr>
            <w:noProof/>
            <w:webHidden/>
          </w:rPr>
        </w:r>
      </w:ins>
      <w:r>
        <w:rPr>
          <w:noProof/>
          <w:webHidden/>
        </w:rPr>
        <w:fldChar w:fldCharType="separate"/>
      </w:r>
      <w:ins w:id="182" w:author="Innerbichler Franz" w:date="2019-03-10T21:53:00Z">
        <w:r>
          <w:rPr>
            <w:noProof/>
            <w:webHidden/>
          </w:rPr>
          <w:t>10</w:t>
        </w:r>
        <w:r>
          <w:rPr>
            <w:noProof/>
            <w:webHidden/>
          </w:rPr>
          <w:fldChar w:fldCharType="end"/>
        </w:r>
        <w:r w:rsidRPr="00CD6D84">
          <w:rPr>
            <w:rStyle w:val="Hyperlink"/>
            <w:noProof/>
          </w:rPr>
          <w:fldChar w:fldCharType="end"/>
        </w:r>
      </w:ins>
    </w:p>
    <w:p w14:paraId="11A0E34C" w14:textId="28F15BC8" w:rsidR="00A51811" w:rsidRDefault="00A51811">
      <w:pPr>
        <w:pStyle w:val="Abbildungsverzeichnis"/>
        <w:tabs>
          <w:tab w:val="right" w:leader="dot" w:pos="9396"/>
        </w:tabs>
        <w:rPr>
          <w:ins w:id="183" w:author="Innerbichler Franz" w:date="2019-03-10T21:53:00Z"/>
          <w:rFonts w:eastAsiaTheme="minorEastAsia"/>
          <w:noProof/>
          <w:sz w:val="22"/>
          <w:lang w:val="de-AT" w:eastAsia="de-AT"/>
        </w:rPr>
      </w:pPr>
      <w:ins w:id="184"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"C:\\FH Ku\\Data Science\\Software_Entwicklung_Projektarbeit_Hauser_Innerbichler_Klein.docx" \l "_Toc3147225"</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15: Screenshot PDF-Erstellung</w:t>
        </w:r>
        <w:r>
          <w:rPr>
            <w:noProof/>
            <w:webHidden/>
          </w:rPr>
          <w:tab/>
        </w:r>
        <w:r>
          <w:rPr>
            <w:noProof/>
            <w:webHidden/>
          </w:rPr>
          <w:fldChar w:fldCharType="begin"/>
        </w:r>
        <w:r>
          <w:rPr>
            <w:noProof/>
            <w:webHidden/>
          </w:rPr>
          <w:instrText xml:space="preserve"> PAGEREF _Toc3147225 \h </w:instrText>
        </w:r>
        <w:r>
          <w:rPr>
            <w:noProof/>
            <w:webHidden/>
          </w:rPr>
        </w:r>
      </w:ins>
      <w:r>
        <w:rPr>
          <w:noProof/>
          <w:webHidden/>
        </w:rPr>
        <w:fldChar w:fldCharType="separate"/>
      </w:r>
      <w:ins w:id="185" w:author="Innerbichler Franz" w:date="2019-03-10T21:53:00Z">
        <w:r>
          <w:rPr>
            <w:noProof/>
            <w:webHidden/>
          </w:rPr>
          <w:t>10</w:t>
        </w:r>
        <w:r>
          <w:rPr>
            <w:noProof/>
            <w:webHidden/>
          </w:rPr>
          <w:fldChar w:fldCharType="end"/>
        </w:r>
        <w:r w:rsidRPr="00CD6D84">
          <w:rPr>
            <w:rStyle w:val="Hyperlink"/>
            <w:noProof/>
          </w:rPr>
          <w:fldChar w:fldCharType="end"/>
        </w:r>
      </w:ins>
    </w:p>
    <w:p w14:paraId="643C8FF5" w14:textId="3220E01F" w:rsidR="00A51811" w:rsidRDefault="00A51811">
      <w:pPr>
        <w:pStyle w:val="Abbildungsverzeichnis"/>
        <w:tabs>
          <w:tab w:val="right" w:leader="dot" w:pos="9396"/>
        </w:tabs>
        <w:rPr>
          <w:ins w:id="186" w:author="Innerbichler Franz" w:date="2019-03-10T21:53:00Z"/>
          <w:rFonts w:eastAsiaTheme="minorEastAsia"/>
          <w:noProof/>
          <w:sz w:val="22"/>
          <w:lang w:val="de-AT" w:eastAsia="de-AT"/>
        </w:rPr>
      </w:pPr>
      <w:ins w:id="187"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"_Toc3147226"</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16: Python packages für die PLS</w:t>
        </w:r>
        <w:r>
          <w:rPr>
            <w:noProof/>
            <w:webHidden/>
          </w:rPr>
          <w:tab/>
        </w:r>
        <w:r>
          <w:rPr>
            <w:noProof/>
            <w:webHidden/>
          </w:rPr>
          <w:fldChar w:fldCharType="begin"/>
        </w:r>
        <w:r>
          <w:rPr>
            <w:noProof/>
            <w:webHidden/>
          </w:rPr>
          <w:instrText xml:space="preserve"> PAGEREF _Toc3147226 \h </w:instrText>
        </w:r>
        <w:r>
          <w:rPr>
            <w:noProof/>
            <w:webHidden/>
          </w:rPr>
        </w:r>
      </w:ins>
      <w:r>
        <w:rPr>
          <w:noProof/>
          <w:webHidden/>
        </w:rPr>
        <w:fldChar w:fldCharType="separate"/>
      </w:r>
      <w:ins w:id="188" w:author="Innerbichler Franz" w:date="2019-03-10T21:53:00Z">
        <w:r>
          <w:rPr>
            <w:noProof/>
            <w:webHidden/>
          </w:rPr>
          <w:t>11</w:t>
        </w:r>
        <w:r>
          <w:rPr>
            <w:noProof/>
            <w:webHidden/>
          </w:rPr>
          <w:fldChar w:fldCharType="end"/>
        </w:r>
        <w:r w:rsidRPr="00CD6D84">
          <w:rPr>
            <w:rStyle w:val="Hyperlink"/>
            <w:noProof/>
          </w:rPr>
          <w:fldChar w:fldCharType="end"/>
        </w:r>
      </w:ins>
    </w:p>
    <w:p w14:paraId="026B906F" w14:textId="1D929EE7" w:rsidR="00A51811" w:rsidRDefault="00A51811">
      <w:pPr>
        <w:pStyle w:val="Abbildungsverzeichnis"/>
        <w:tabs>
          <w:tab w:val="right" w:leader="dot" w:pos="9396"/>
        </w:tabs>
        <w:rPr>
          <w:ins w:id="189" w:author="Innerbichler Franz" w:date="2019-03-10T21:53:00Z"/>
          <w:rFonts w:eastAsiaTheme="minorEastAsia"/>
          <w:noProof/>
          <w:sz w:val="22"/>
          <w:lang w:val="de-AT" w:eastAsia="de-AT"/>
        </w:rPr>
      </w:pPr>
      <w:ins w:id="190"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"_Toc3147227"</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17 Sortierung der RAMAN Spektren</w:t>
        </w:r>
        <w:r>
          <w:rPr>
            <w:noProof/>
            <w:webHidden/>
          </w:rPr>
          <w:tab/>
        </w:r>
        <w:r>
          <w:rPr>
            <w:noProof/>
            <w:webHidden/>
          </w:rPr>
          <w:fldChar w:fldCharType="begin"/>
        </w:r>
        <w:r>
          <w:rPr>
            <w:noProof/>
            <w:webHidden/>
          </w:rPr>
          <w:instrText xml:space="preserve"> PAGEREF _Toc3147227 \h </w:instrText>
        </w:r>
        <w:r>
          <w:rPr>
            <w:noProof/>
            <w:webHidden/>
          </w:rPr>
        </w:r>
      </w:ins>
      <w:r>
        <w:rPr>
          <w:noProof/>
          <w:webHidden/>
        </w:rPr>
        <w:fldChar w:fldCharType="separate"/>
      </w:r>
      <w:ins w:id="191" w:author="Innerbichler Franz" w:date="2019-03-10T21:53:00Z">
        <w:r>
          <w:rPr>
            <w:noProof/>
            <w:webHidden/>
          </w:rPr>
          <w:t>11</w:t>
        </w:r>
        <w:r>
          <w:rPr>
            <w:noProof/>
            <w:webHidden/>
          </w:rPr>
          <w:fldChar w:fldCharType="end"/>
        </w:r>
        <w:r w:rsidRPr="00CD6D84">
          <w:rPr>
            <w:rStyle w:val="Hyperlink"/>
            <w:noProof/>
          </w:rPr>
          <w:fldChar w:fldCharType="end"/>
        </w:r>
      </w:ins>
    </w:p>
    <w:p w14:paraId="7390B169" w14:textId="1CABFD68" w:rsidR="00A51811" w:rsidRDefault="00A51811">
      <w:pPr>
        <w:pStyle w:val="Abbildungsverzeichnis"/>
        <w:tabs>
          <w:tab w:val="right" w:leader="dot" w:pos="9396"/>
        </w:tabs>
        <w:rPr>
          <w:ins w:id="192" w:author="Innerbichler Franz" w:date="2019-03-10T21:53:00Z"/>
          <w:rFonts w:eastAsiaTheme="minorEastAsia"/>
          <w:noProof/>
          <w:sz w:val="22"/>
          <w:lang w:val="de-AT" w:eastAsia="de-AT"/>
        </w:rPr>
      </w:pPr>
      <w:ins w:id="193"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"_Toc3147228"</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18 Sortierung der Y-Variablen</w:t>
        </w:r>
        <w:r>
          <w:rPr>
            <w:noProof/>
            <w:webHidden/>
          </w:rPr>
          <w:tab/>
        </w:r>
        <w:r>
          <w:rPr>
            <w:noProof/>
            <w:webHidden/>
          </w:rPr>
          <w:fldChar w:fldCharType="begin"/>
        </w:r>
        <w:r>
          <w:rPr>
            <w:noProof/>
            <w:webHidden/>
          </w:rPr>
          <w:instrText xml:space="preserve"> PAGEREF _Toc3147228 \h </w:instrText>
        </w:r>
        <w:r>
          <w:rPr>
            <w:noProof/>
            <w:webHidden/>
          </w:rPr>
        </w:r>
      </w:ins>
      <w:r>
        <w:rPr>
          <w:noProof/>
          <w:webHidden/>
        </w:rPr>
        <w:fldChar w:fldCharType="separate"/>
      </w:r>
      <w:ins w:id="194" w:author="Innerbichler Franz" w:date="2019-03-10T21:53:00Z">
        <w:r>
          <w:rPr>
            <w:noProof/>
            <w:webHidden/>
          </w:rPr>
          <w:t>11</w:t>
        </w:r>
        <w:r>
          <w:rPr>
            <w:noProof/>
            <w:webHidden/>
          </w:rPr>
          <w:fldChar w:fldCharType="end"/>
        </w:r>
        <w:r w:rsidRPr="00CD6D84">
          <w:rPr>
            <w:rStyle w:val="Hyperlink"/>
            <w:noProof/>
          </w:rPr>
          <w:fldChar w:fldCharType="end"/>
        </w:r>
      </w:ins>
    </w:p>
    <w:p w14:paraId="10F3071B" w14:textId="366687D9" w:rsidR="00A51811" w:rsidRDefault="00A51811">
      <w:pPr>
        <w:pStyle w:val="Abbildungsverzeichnis"/>
        <w:tabs>
          <w:tab w:val="right" w:leader="dot" w:pos="9396"/>
        </w:tabs>
        <w:rPr>
          <w:ins w:id="195" w:author="Innerbichler Franz" w:date="2019-03-10T21:53:00Z"/>
          <w:rFonts w:eastAsiaTheme="minorEastAsia"/>
          <w:noProof/>
          <w:sz w:val="22"/>
          <w:lang w:val="de-AT" w:eastAsia="de-AT"/>
        </w:rPr>
      </w:pPr>
      <w:ins w:id="196"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"_Toc3147229"</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19: Code zum Löschen von nicht notwendigen Wellenlängen</w:t>
        </w:r>
        <w:r>
          <w:rPr>
            <w:noProof/>
            <w:webHidden/>
          </w:rPr>
          <w:tab/>
        </w:r>
        <w:r>
          <w:rPr>
            <w:noProof/>
            <w:webHidden/>
          </w:rPr>
          <w:fldChar w:fldCharType="begin"/>
        </w:r>
        <w:r>
          <w:rPr>
            <w:noProof/>
            <w:webHidden/>
          </w:rPr>
          <w:instrText xml:space="preserve"> PAGEREF _Toc3147229 \h </w:instrText>
        </w:r>
        <w:r>
          <w:rPr>
            <w:noProof/>
            <w:webHidden/>
          </w:rPr>
        </w:r>
      </w:ins>
      <w:r>
        <w:rPr>
          <w:noProof/>
          <w:webHidden/>
        </w:rPr>
        <w:fldChar w:fldCharType="separate"/>
      </w:r>
      <w:ins w:id="197" w:author="Innerbichler Franz" w:date="2019-03-10T21:53:00Z">
        <w:r>
          <w:rPr>
            <w:noProof/>
            <w:webHidden/>
          </w:rPr>
          <w:t>12</w:t>
        </w:r>
        <w:r>
          <w:rPr>
            <w:noProof/>
            <w:webHidden/>
          </w:rPr>
          <w:fldChar w:fldCharType="end"/>
        </w:r>
        <w:r w:rsidRPr="00CD6D84">
          <w:rPr>
            <w:rStyle w:val="Hyperlink"/>
            <w:noProof/>
          </w:rPr>
          <w:fldChar w:fldCharType="end"/>
        </w:r>
      </w:ins>
    </w:p>
    <w:p w14:paraId="566447E3" w14:textId="254BD2DB" w:rsidR="00A51811" w:rsidRDefault="00A51811">
      <w:pPr>
        <w:pStyle w:val="Abbildungsverzeichnis"/>
        <w:tabs>
          <w:tab w:val="right" w:leader="dot" w:pos="9396"/>
        </w:tabs>
        <w:rPr>
          <w:ins w:id="198" w:author="Innerbichler Franz" w:date="2019-03-10T21:53:00Z"/>
          <w:rFonts w:eastAsiaTheme="minorEastAsia"/>
          <w:noProof/>
          <w:sz w:val="22"/>
          <w:lang w:val="de-AT" w:eastAsia="de-AT"/>
        </w:rPr>
      </w:pPr>
      <w:ins w:id="199"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"_Toc3147230"</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20: Code zum Breinigen der Daten (noise cancelling)</w:t>
        </w:r>
        <w:r>
          <w:rPr>
            <w:noProof/>
            <w:webHidden/>
          </w:rPr>
          <w:tab/>
        </w:r>
        <w:r>
          <w:rPr>
            <w:noProof/>
            <w:webHidden/>
          </w:rPr>
          <w:fldChar w:fldCharType="begin"/>
        </w:r>
        <w:r>
          <w:rPr>
            <w:noProof/>
            <w:webHidden/>
          </w:rPr>
          <w:instrText xml:space="preserve"> PAGEREF _Toc3147230 \h </w:instrText>
        </w:r>
        <w:r>
          <w:rPr>
            <w:noProof/>
            <w:webHidden/>
          </w:rPr>
        </w:r>
      </w:ins>
      <w:r>
        <w:rPr>
          <w:noProof/>
          <w:webHidden/>
        </w:rPr>
        <w:fldChar w:fldCharType="separate"/>
      </w:r>
      <w:ins w:id="200" w:author="Innerbichler Franz" w:date="2019-03-10T21:53:00Z">
        <w:r>
          <w:rPr>
            <w:noProof/>
            <w:webHidden/>
          </w:rPr>
          <w:t>12</w:t>
        </w:r>
        <w:r>
          <w:rPr>
            <w:noProof/>
            <w:webHidden/>
          </w:rPr>
          <w:fldChar w:fldCharType="end"/>
        </w:r>
        <w:r w:rsidRPr="00CD6D84">
          <w:rPr>
            <w:rStyle w:val="Hyperlink"/>
            <w:noProof/>
          </w:rPr>
          <w:fldChar w:fldCharType="end"/>
        </w:r>
      </w:ins>
    </w:p>
    <w:p w14:paraId="6026A854" w14:textId="70ACECCE" w:rsidR="00A51811" w:rsidRDefault="00A51811">
      <w:pPr>
        <w:pStyle w:val="Abbildungsverzeichnis"/>
        <w:tabs>
          <w:tab w:val="right" w:leader="dot" w:pos="9396"/>
        </w:tabs>
        <w:rPr>
          <w:ins w:id="201" w:author="Innerbichler Franz" w:date="2019-03-10T21:53:00Z"/>
          <w:rFonts w:eastAsiaTheme="minorEastAsia"/>
          <w:noProof/>
          <w:sz w:val="22"/>
          <w:lang w:val="de-AT" w:eastAsia="de-AT"/>
        </w:rPr>
      </w:pPr>
      <w:ins w:id="202"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"_Toc3147231"</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21: Code für den Spektralplot nach Smoothing und Bereinigung</w:t>
        </w:r>
        <w:r>
          <w:rPr>
            <w:noProof/>
            <w:webHidden/>
          </w:rPr>
          <w:tab/>
        </w:r>
        <w:r>
          <w:rPr>
            <w:noProof/>
            <w:webHidden/>
          </w:rPr>
          <w:fldChar w:fldCharType="begin"/>
        </w:r>
        <w:r>
          <w:rPr>
            <w:noProof/>
            <w:webHidden/>
          </w:rPr>
          <w:instrText xml:space="preserve"> PAGEREF _Toc3147231 \h </w:instrText>
        </w:r>
        <w:r>
          <w:rPr>
            <w:noProof/>
            <w:webHidden/>
          </w:rPr>
        </w:r>
      </w:ins>
      <w:r>
        <w:rPr>
          <w:noProof/>
          <w:webHidden/>
        </w:rPr>
        <w:fldChar w:fldCharType="separate"/>
      </w:r>
      <w:ins w:id="203" w:author="Innerbichler Franz" w:date="2019-03-10T21:53:00Z">
        <w:r>
          <w:rPr>
            <w:noProof/>
            <w:webHidden/>
          </w:rPr>
          <w:t>12</w:t>
        </w:r>
        <w:r>
          <w:rPr>
            <w:noProof/>
            <w:webHidden/>
          </w:rPr>
          <w:fldChar w:fldCharType="end"/>
        </w:r>
        <w:r w:rsidRPr="00CD6D84">
          <w:rPr>
            <w:rStyle w:val="Hyperlink"/>
            <w:noProof/>
          </w:rPr>
          <w:fldChar w:fldCharType="end"/>
        </w:r>
      </w:ins>
    </w:p>
    <w:p w14:paraId="461488B0" w14:textId="3D1A6431" w:rsidR="00A51811" w:rsidRDefault="00A51811">
      <w:pPr>
        <w:pStyle w:val="Abbildungsverzeichnis"/>
        <w:tabs>
          <w:tab w:val="right" w:leader="dot" w:pos="9396"/>
        </w:tabs>
        <w:rPr>
          <w:ins w:id="204" w:author="Innerbichler Franz" w:date="2019-03-10T21:53:00Z"/>
          <w:rFonts w:eastAsiaTheme="minorEastAsia"/>
          <w:noProof/>
          <w:sz w:val="22"/>
          <w:lang w:val="de-AT" w:eastAsia="de-AT"/>
        </w:rPr>
      </w:pPr>
      <w:ins w:id="205"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"_Toc3147232"</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22: Spektralplot alle Wellenlängen nach Index</w:t>
        </w:r>
        <w:r>
          <w:rPr>
            <w:noProof/>
            <w:webHidden/>
          </w:rPr>
          <w:tab/>
        </w:r>
        <w:r>
          <w:rPr>
            <w:noProof/>
            <w:webHidden/>
          </w:rPr>
          <w:fldChar w:fldCharType="begin"/>
        </w:r>
        <w:r>
          <w:rPr>
            <w:noProof/>
            <w:webHidden/>
          </w:rPr>
          <w:instrText xml:space="preserve"> PAGEREF _Toc3147232 \h </w:instrText>
        </w:r>
        <w:r>
          <w:rPr>
            <w:noProof/>
            <w:webHidden/>
          </w:rPr>
        </w:r>
      </w:ins>
      <w:r>
        <w:rPr>
          <w:noProof/>
          <w:webHidden/>
        </w:rPr>
        <w:fldChar w:fldCharType="separate"/>
      </w:r>
      <w:ins w:id="206" w:author="Innerbichler Franz" w:date="2019-03-10T21:53:00Z">
        <w:r>
          <w:rPr>
            <w:noProof/>
            <w:webHidden/>
          </w:rPr>
          <w:t>13</w:t>
        </w:r>
        <w:r>
          <w:rPr>
            <w:noProof/>
            <w:webHidden/>
          </w:rPr>
          <w:fldChar w:fldCharType="end"/>
        </w:r>
        <w:r w:rsidRPr="00CD6D84">
          <w:rPr>
            <w:rStyle w:val="Hyperlink"/>
            <w:noProof/>
          </w:rPr>
          <w:fldChar w:fldCharType="end"/>
        </w:r>
      </w:ins>
    </w:p>
    <w:p w14:paraId="1CCCB08A" w14:textId="35D957F3" w:rsidR="00A51811" w:rsidRDefault="00A51811">
      <w:pPr>
        <w:pStyle w:val="Abbildungsverzeichnis"/>
        <w:tabs>
          <w:tab w:val="right" w:leader="dot" w:pos="9396"/>
        </w:tabs>
        <w:rPr>
          <w:ins w:id="207" w:author="Innerbichler Franz" w:date="2019-03-10T21:53:00Z"/>
          <w:rFonts w:eastAsiaTheme="minorEastAsia"/>
          <w:noProof/>
          <w:sz w:val="22"/>
          <w:lang w:val="de-AT" w:eastAsia="de-AT"/>
        </w:rPr>
      </w:pPr>
      <w:ins w:id="208"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"_Toc3147233"</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23: Ausschnitt der Spektren 1900-2500 (Index)</w:t>
        </w:r>
        <w:r>
          <w:rPr>
            <w:noProof/>
            <w:webHidden/>
          </w:rPr>
          <w:tab/>
        </w:r>
        <w:r>
          <w:rPr>
            <w:noProof/>
            <w:webHidden/>
          </w:rPr>
          <w:fldChar w:fldCharType="begin"/>
        </w:r>
        <w:r>
          <w:rPr>
            <w:noProof/>
            <w:webHidden/>
          </w:rPr>
          <w:instrText xml:space="preserve"> PAGEREF _Toc3147233 \h </w:instrText>
        </w:r>
        <w:r>
          <w:rPr>
            <w:noProof/>
            <w:webHidden/>
          </w:rPr>
        </w:r>
      </w:ins>
      <w:r>
        <w:rPr>
          <w:noProof/>
          <w:webHidden/>
        </w:rPr>
        <w:fldChar w:fldCharType="separate"/>
      </w:r>
      <w:ins w:id="209" w:author="Innerbichler Franz" w:date="2019-03-10T21:53:00Z">
        <w:r>
          <w:rPr>
            <w:noProof/>
            <w:webHidden/>
          </w:rPr>
          <w:t>13</w:t>
        </w:r>
        <w:r>
          <w:rPr>
            <w:noProof/>
            <w:webHidden/>
          </w:rPr>
          <w:fldChar w:fldCharType="end"/>
        </w:r>
        <w:r w:rsidRPr="00CD6D84">
          <w:rPr>
            <w:rStyle w:val="Hyperlink"/>
            <w:noProof/>
          </w:rPr>
          <w:fldChar w:fldCharType="end"/>
        </w:r>
      </w:ins>
    </w:p>
    <w:p w14:paraId="739D677C" w14:textId="6BFC8520" w:rsidR="00A51811" w:rsidRDefault="00A51811">
      <w:pPr>
        <w:pStyle w:val="Abbildungsverzeichnis"/>
        <w:tabs>
          <w:tab w:val="right" w:leader="dot" w:pos="9396"/>
        </w:tabs>
        <w:rPr>
          <w:ins w:id="210" w:author="Innerbichler Franz" w:date="2019-03-10T21:53:00Z"/>
          <w:rFonts w:eastAsiaTheme="minorEastAsia"/>
          <w:noProof/>
          <w:sz w:val="22"/>
          <w:lang w:val="de-AT" w:eastAsia="de-AT"/>
        </w:rPr>
      </w:pPr>
      <w:ins w:id="211"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"_Toc3147234"</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24: Train- und Testdatensatz</w:t>
        </w:r>
        <w:r>
          <w:rPr>
            <w:noProof/>
            <w:webHidden/>
          </w:rPr>
          <w:tab/>
        </w:r>
        <w:r>
          <w:rPr>
            <w:noProof/>
            <w:webHidden/>
          </w:rPr>
          <w:fldChar w:fldCharType="begin"/>
        </w:r>
        <w:r>
          <w:rPr>
            <w:noProof/>
            <w:webHidden/>
          </w:rPr>
          <w:instrText xml:space="preserve"> PAGEREF _Toc3147234 \h </w:instrText>
        </w:r>
        <w:r>
          <w:rPr>
            <w:noProof/>
            <w:webHidden/>
          </w:rPr>
        </w:r>
      </w:ins>
      <w:r>
        <w:rPr>
          <w:noProof/>
          <w:webHidden/>
        </w:rPr>
        <w:fldChar w:fldCharType="separate"/>
      </w:r>
      <w:ins w:id="212" w:author="Innerbichler Franz" w:date="2019-03-10T21:53:00Z">
        <w:r>
          <w:rPr>
            <w:noProof/>
            <w:webHidden/>
          </w:rPr>
          <w:t>13</w:t>
        </w:r>
        <w:r>
          <w:rPr>
            <w:noProof/>
            <w:webHidden/>
          </w:rPr>
          <w:fldChar w:fldCharType="end"/>
        </w:r>
        <w:r w:rsidRPr="00CD6D84">
          <w:rPr>
            <w:rStyle w:val="Hyperlink"/>
            <w:noProof/>
          </w:rPr>
          <w:fldChar w:fldCharType="end"/>
        </w:r>
      </w:ins>
    </w:p>
    <w:p w14:paraId="7897F994" w14:textId="128B58A6" w:rsidR="00A51811" w:rsidRDefault="00A51811">
      <w:pPr>
        <w:pStyle w:val="Abbildungsverzeichnis"/>
        <w:tabs>
          <w:tab w:val="right" w:leader="dot" w:pos="9396"/>
        </w:tabs>
        <w:rPr>
          <w:ins w:id="213" w:author="Innerbichler Franz" w:date="2019-03-10T21:53:00Z"/>
          <w:rFonts w:eastAsiaTheme="minorEastAsia"/>
          <w:noProof/>
          <w:sz w:val="22"/>
          <w:lang w:val="de-AT" w:eastAsia="de-AT"/>
        </w:rPr>
      </w:pPr>
      <w:ins w:id="214"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"_Toc3147235"</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25 Funktion „prediction“ Teil1</w:t>
        </w:r>
        <w:r>
          <w:rPr>
            <w:noProof/>
            <w:webHidden/>
          </w:rPr>
          <w:tab/>
        </w:r>
        <w:r>
          <w:rPr>
            <w:noProof/>
            <w:webHidden/>
          </w:rPr>
          <w:fldChar w:fldCharType="begin"/>
        </w:r>
        <w:r>
          <w:rPr>
            <w:noProof/>
            <w:webHidden/>
          </w:rPr>
          <w:instrText xml:space="preserve"> PAGEREF _Toc3147235 \h </w:instrText>
        </w:r>
        <w:r>
          <w:rPr>
            <w:noProof/>
            <w:webHidden/>
          </w:rPr>
        </w:r>
      </w:ins>
      <w:r>
        <w:rPr>
          <w:noProof/>
          <w:webHidden/>
        </w:rPr>
        <w:fldChar w:fldCharType="separate"/>
      </w:r>
      <w:ins w:id="215" w:author="Innerbichler Franz" w:date="2019-03-10T21:53:00Z">
        <w:r>
          <w:rPr>
            <w:noProof/>
            <w:webHidden/>
          </w:rPr>
          <w:t>14</w:t>
        </w:r>
        <w:r>
          <w:rPr>
            <w:noProof/>
            <w:webHidden/>
          </w:rPr>
          <w:fldChar w:fldCharType="end"/>
        </w:r>
        <w:r w:rsidRPr="00CD6D84">
          <w:rPr>
            <w:rStyle w:val="Hyperlink"/>
            <w:noProof/>
          </w:rPr>
          <w:fldChar w:fldCharType="end"/>
        </w:r>
      </w:ins>
    </w:p>
    <w:p w14:paraId="794E9494" w14:textId="5C9A5326" w:rsidR="00A51811" w:rsidRDefault="00A51811">
      <w:pPr>
        <w:pStyle w:val="Abbildungsverzeichnis"/>
        <w:tabs>
          <w:tab w:val="right" w:leader="dot" w:pos="9396"/>
        </w:tabs>
        <w:rPr>
          <w:ins w:id="216" w:author="Innerbichler Franz" w:date="2019-03-10T21:53:00Z"/>
          <w:rFonts w:eastAsiaTheme="minorEastAsia"/>
          <w:noProof/>
          <w:sz w:val="22"/>
          <w:lang w:val="de-AT" w:eastAsia="de-AT"/>
        </w:rPr>
      </w:pPr>
      <w:ins w:id="217"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"_Toc3147236"</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26: Funktion „prediction“ Teil2 mit code für den „No of Components“-Plot</w:t>
        </w:r>
        <w:r>
          <w:rPr>
            <w:noProof/>
            <w:webHidden/>
          </w:rPr>
          <w:tab/>
        </w:r>
        <w:r>
          <w:rPr>
            <w:noProof/>
            <w:webHidden/>
          </w:rPr>
          <w:fldChar w:fldCharType="begin"/>
        </w:r>
        <w:r>
          <w:rPr>
            <w:noProof/>
            <w:webHidden/>
          </w:rPr>
          <w:instrText xml:space="preserve"> PAGEREF _Toc3147236 \h </w:instrText>
        </w:r>
        <w:r>
          <w:rPr>
            <w:noProof/>
            <w:webHidden/>
          </w:rPr>
        </w:r>
      </w:ins>
      <w:r>
        <w:rPr>
          <w:noProof/>
          <w:webHidden/>
        </w:rPr>
        <w:fldChar w:fldCharType="separate"/>
      </w:r>
      <w:ins w:id="218" w:author="Innerbichler Franz" w:date="2019-03-10T21:53:00Z">
        <w:r>
          <w:rPr>
            <w:noProof/>
            <w:webHidden/>
          </w:rPr>
          <w:t>14</w:t>
        </w:r>
        <w:r>
          <w:rPr>
            <w:noProof/>
            <w:webHidden/>
          </w:rPr>
          <w:fldChar w:fldCharType="end"/>
        </w:r>
        <w:r w:rsidRPr="00CD6D84">
          <w:rPr>
            <w:rStyle w:val="Hyperlink"/>
            <w:noProof/>
          </w:rPr>
          <w:fldChar w:fldCharType="end"/>
        </w:r>
      </w:ins>
    </w:p>
    <w:p w14:paraId="56A6EEAC" w14:textId="79F1C8F4" w:rsidR="00A51811" w:rsidRDefault="00A51811">
      <w:pPr>
        <w:pStyle w:val="Abbildungsverzeichnis"/>
        <w:tabs>
          <w:tab w:val="right" w:leader="dot" w:pos="9396"/>
        </w:tabs>
        <w:rPr>
          <w:ins w:id="219" w:author="Innerbichler Franz" w:date="2019-03-10T21:53:00Z"/>
          <w:rFonts w:eastAsiaTheme="minorEastAsia"/>
          <w:noProof/>
          <w:sz w:val="22"/>
          <w:lang w:val="de-AT" w:eastAsia="de-AT"/>
        </w:rPr>
      </w:pPr>
      <w:ins w:id="220"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"_Toc3147237"</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27: Komponentenplot (rotes Kreuz= Komponente mit niedrigster MSEP)</w:t>
        </w:r>
        <w:r>
          <w:rPr>
            <w:noProof/>
            <w:webHidden/>
          </w:rPr>
          <w:tab/>
        </w:r>
        <w:r>
          <w:rPr>
            <w:noProof/>
            <w:webHidden/>
          </w:rPr>
          <w:fldChar w:fldCharType="begin"/>
        </w:r>
        <w:r>
          <w:rPr>
            <w:noProof/>
            <w:webHidden/>
          </w:rPr>
          <w:instrText xml:space="preserve"> PAGEREF _Toc3147237 \h </w:instrText>
        </w:r>
        <w:r>
          <w:rPr>
            <w:noProof/>
            <w:webHidden/>
          </w:rPr>
        </w:r>
      </w:ins>
      <w:r>
        <w:rPr>
          <w:noProof/>
          <w:webHidden/>
        </w:rPr>
        <w:fldChar w:fldCharType="separate"/>
      </w:r>
      <w:ins w:id="221" w:author="Innerbichler Franz" w:date="2019-03-10T21:53:00Z">
        <w:r>
          <w:rPr>
            <w:noProof/>
            <w:webHidden/>
          </w:rPr>
          <w:t>15</w:t>
        </w:r>
        <w:r>
          <w:rPr>
            <w:noProof/>
            <w:webHidden/>
          </w:rPr>
          <w:fldChar w:fldCharType="end"/>
        </w:r>
        <w:r w:rsidRPr="00CD6D84">
          <w:rPr>
            <w:rStyle w:val="Hyperlink"/>
            <w:noProof/>
          </w:rPr>
          <w:fldChar w:fldCharType="end"/>
        </w:r>
      </w:ins>
    </w:p>
    <w:p w14:paraId="5D1F0E88" w14:textId="4020E7BD" w:rsidR="00A51811" w:rsidRDefault="00A51811">
      <w:pPr>
        <w:pStyle w:val="Abbildungsverzeichnis"/>
        <w:tabs>
          <w:tab w:val="right" w:leader="dot" w:pos="9396"/>
        </w:tabs>
        <w:rPr>
          <w:ins w:id="222" w:author="Innerbichler Franz" w:date="2019-03-10T21:53:00Z"/>
          <w:rFonts w:eastAsiaTheme="minorEastAsia"/>
          <w:noProof/>
          <w:sz w:val="22"/>
          <w:lang w:val="de-AT" w:eastAsia="de-AT"/>
        </w:rPr>
      </w:pPr>
      <w:ins w:id="223"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"_Toc3147238"</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28: Funktion „prediction“ Teil3: Berechnung einiger Kennzahlen der PLS und Plot der gemessenen und der vorhergesagten Werte</w:t>
        </w:r>
        <w:r>
          <w:rPr>
            <w:noProof/>
            <w:webHidden/>
          </w:rPr>
          <w:tab/>
        </w:r>
        <w:r>
          <w:rPr>
            <w:noProof/>
            <w:webHidden/>
          </w:rPr>
          <w:fldChar w:fldCharType="begin"/>
        </w:r>
        <w:r>
          <w:rPr>
            <w:noProof/>
            <w:webHidden/>
          </w:rPr>
          <w:instrText xml:space="preserve"> PAGEREF _Toc3147238 \h </w:instrText>
        </w:r>
        <w:r>
          <w:rPr>
            <w:noProof/>
            <w:webHidden/>
          </w:rPr>
        </w:r>
      </w:ins>
      <w:r>
        <w:rPr>
          <w:noProof/>
          <w:webHidden/>
        </w:rPr>
        <w:fldChar w:fldCharType="separate"/>
      </w:r>
      <w:ins w:id="224" w:author="Innerbichler Franz" w:date="2019-03-10T21:53:00Z">
        <w:r>
          <w:rPr>
            <w:noProof/>
            <w:webHidden/>
          </w:rPr>
          <w:t>15</w:t>
        </w:r>
        <w:r>
          <w:rPr>
            <w:noProof/>
            <w:webHidden/>
          </w:rPr>
          <w:fldChar w:fldCharType="end"/>
        </w:r>
        <w:r w:rsidRPr="00CD6D84">
          <w:rPr>
            <w:rStyle w:val="Hyperlink"/>
            <w:noProof/>
          </w:rPr>
          <w:fldChar w:fldCharType="end"/>
        </w:r>
      </w:ins>
    </w:p>
    <w:p w14:paraId="0B7D4D47" w14:textId="341FCC9A" w:rsidR="00A51811" w:rsidRDefault="00A51811">
      <w:pPr>
        <w:pStyle w:val="Abbildungsverzeichnis"/>
        <w:tabs>
          <w:tab w:val="right" w:leader="dot" w:pos="9396"/>
        </w:tabs>
        <w:rPr>
          <w:ins w:id="225" w:author="Innerbichler Franz" w:date="2019-03-10T21:53:00Z"/>
          <w:rFonts w:eastAsiaTheme="minorEastAsia"/>
          <w:noProof/>
          <w:sz w:val="22"/>
          <w:lang w:val="de-AT" w:eastAsia="de-AT"/>
        </w:rPr>
      </w:pPr>
      <w:ins w:id="226"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"_Toc3147239"</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29: Gemessene Werte (blau) gegen berechnete Werte des „Test“-Datensatzes (hohe Werte können nicht vorhergesagt werden; Messung eines anderen Metaboliten? Gemessene Werte falsch?)</w:t>
        </w:r>
        <w:r>
          <w:rPr>
            <w:noProof/>
            <w:webHidden/>
          </w:rPr>
          <w:tab/>
        </w:r>
        <w:r>
          <w:rPr>
            <w:noProof/>
            <w:webHidden/>
          </w:rPr>
          <w:fldChar w:fldCharType="begin"/>
        </w:r>
        <w:r>
          <w:rPr>
            <w:noProof/>
            <w:webHidden/>
          </w:rPr>
          <w:instrText xml:space="preserve"> PAGEREF _Toc3147239 \h </w:instrText>
        </w:r>
        <w:r>
          <w:rPr>
            <w:noProof/>
            <w:webHidden/>
          </w:rPr>
        </w:r>
      </w:ins>
      <w:r>
        <w:rPr>
          <w:noProof/>
          <w:webHidden/>
        </w:rPr>
        <w:fldChar w:fldCharType="separate"/>
      </w:r>
      <w:ins w:id="227" w:author="Innerbichler Franz" w:date="2019-03-10T21:53:00Z">
        <w:r>
          <w:rPr>
            <w:noProof/>
            <w:webHidden/>
          </w:rPr>
          <w:t>16</w:t>
        </w:r>
        <w:r>
          <w:rPr>
            <w:noProof/>
            <w:webHidden/>
          </w:rPr>
          <w:fldChar w:fldCharType="end"/>
        </w:r>
        <w:r w:rsidRPr="00CD6D84">
          <w:rPr>
            <w:rStyle w:val="Hyperlink"/>
            <w:noProof/>
          </w:rPr>
          <w:fldChar w:fldCharType="end"/>
        </w:r>
      </w:ins>
    </w:p>
    <w:p w14:paraId="610A5669" w14:textId="15495BA8" w:rsidR="00A51811" w:rsidRDefault="00A51811">
      <w:pPr>
        <w:pStyle w:val="Abbildungsverzeichnis"/>
        <w:tabs>
          <w:tab w:val="right" w:leader="dot" w:pos="9396"/>
        </w:tabs>
        <w:rPr>
          <w:ins w:id="228" w:author="Innerbichler Franz" w:date="2019-03-10T21:53:00Z"/>
          <w:rFonts w:eastAsiaTheme="minorEastAsia"/>
          <w:noProof/>
          <w:sz w:val="22"/>
          <w:lang w:val="de-AT" w:eastAsia="de-AT"/>
        </w:rPr>
      </w:pPr>
      <w:ins w:id="229"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"_Toc3147240"</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30: Funktion prediction Teil 4: Code für Plot „Observed vs Predicted 2“</w:t>
        </w:r>
        <w:r>
          <w:rPr>
            <w:noProof/>
            <w:webHidden/>
          </w:rPr>
          <w:tab/>
        </w:r>
        <w:r>
          <w:rPr>
            <w:noProof/>
            <w:webHidden/>
          </w:rPr>
          <w:fldChar w:fldCharType="begin"/>
        </w:r>
        <w:r>
          <w:rPr>
            <w:noProof/>
            <w:webHidden/>
          </w:rPr>
          <w:instrText xml:space="preserve"> PAGEREF _Toc3147240 \h </w:instrText>
        </w:r>
        <w:r>
          <w:rPr>
            <w:noProof/>
            <w:webHidden/>
          </w:rPr>
        </w:r>
      </w:ins>
      <w:r>
        <w:rPr>
          <w:noProof/>
          <w:webHidden/>
        </w:rPr>
        <w:fldChar w:fldCharType="separate"/>
      </w:r>
      <w:ins w:id="230" w:author="Innerbichler Franz" w:date="2019-03-10T21:53:00Z">
        <w:r>
          <w:rPr>
            <w:noProof/>
            <w:webHidden/>
          </w:rPr>
          <w:t>16</w:t>
        </w:r>
        <w:r>
          <w:rPr>
            <w:noProof/>
            <w:webHidden/>
          </w:rPr>
          <w:fldChar w:fldCharType="end"/>
        </w:r>
        <w:r w:rsidRPr="00CD6D84">
          <w:rPr>
            <w:rStyle w:val="Hyperlink"/>
            <w:noProof/>
          </w:rPr>
          <w:fldChar w:fldCharType="end"/>
        </w:r>
      </w:ins>
    </w:p>
    <w:p w14:paraId="64A1EE22" w14:textId="10EAEB4E" w:rsidR="00A51811" w:rsidRDefault="00A51811">
      <w:pPr>
        <w:pStyle w:val="Abbildungsverzeichnis"/>
        <w:tabs>
          <w:tab w:val="right" w:leader="dot" w:pos="9396"/>
        </w:tabs>
        <w:rPr>
          <w:ins w:id="231" w:author="Innerbichler Franz" w:date="2019-03-10T21:53:00Z"/>
          <w:rFonts w:eastAsiaTheme="minorEastAsia"/>
          <w:noProof/>
          <w:sz w:val="22"/>
          <w:lang w:val="de-AT" w:eastAsia="de-AT"/>
        </w:rPr>
      </w:pPr>
      <w:ins w:id="232" w:author="Innerbichler Franz" w:date="2019-03-10T21:53:00Z">
        <w:r w:rsidRPr="00CD6D84">
          <w:rPr>
            <w:rStyle w:val="Hyperlink"/>
            <w:noProof/>
          </w:rPr>
          <w:fldChar w:fldCharType="begin"/>
        </w:r>
        <w:r w:rsidRPr="00CD6D84">
          <w:rPr>
            <w:rStyle w:val="Hyperlink"/>
            <w:noProof/>
          </w:rPr>
          <w:instrText xml:space="preserve"> </w:instrText>
        </w:r>
        <w:r>
          <w:rPr>
            <w:noProof/>
          </w:rPr>
          <w:instrText>HYPERLINK \l "_Toc3147241"</w:instrText>
        </w:r>
        <w:r w:rsidRPr="00CD6D84">
          <w:rPr>
            <w:rStyle w:val="Hyperlink"/>
            <w:noProof/>
          </w:rPr>
          <w:instrText xml:space="preserve"> </w:instrText>
        </w:r>
        <w:r w:rsidRPr="00CD6D84">
          <w:rPr>
            <w:rStyle w:val="Hyperlink"/>
            <w:noProof/>
          </w:rPr>
        </w:r>
        <w:r w:rsidRPr="00CD6D84">
          <w:rPr>
            <w:rStyle w:val="Hyperlink"/>
            <w:noProof/>
          </w:rPr>
          <w:fldChar w:fldCharType="separate"/>
        </w:r>
        <w:r w:rsidRPr="00CD6D84">
          <w:rPr>
            <w:rStyle w:val="Hyperlink"/>
            <w:noProof/>
          </w:rPr>
          <w:t>Abbildung 31: Plot „Observed vs Predicted 2“ grüne Linie: 0-Fehler-Vorhersage; blaue Linie: aktuelle Regressionslinie</w:t>
        </w:r>
        <w:r>
          <w:rPr>
            <w:noProof/>
            <w:webHidden/>
          </w:rPr>
          <w:tab/>
        </w:r>
        <w:r>
          <w:rPr>
            <w:noProof/>
            <w:webHidden/>
          </w:rPr>
          <w:fldChar w:fldCharType="begin"/>
        </w:r>
        <w:r>
          <w:rPr>
            <w:noProof/>
            <w:webHidden/>
          </w:rPr>
          <w:instrText xml:space="preserve"> PAGEREF _Toc3147241 \h </w:instrText>
        </w:r>
        <w:r>
          <w:rPr>
            <w:noProof/>
            <w:webHidden/>
          </w:rPr>
        </w:r>
      </w:ins>
      <w:r>
        <w:rPr>
          <w:noProof/>
          <w:webHidden/>
        </w:rPr>
        <w:fldChar w:fldCharType="separate"/>
      </w:r>
      <w:ins w:id="233" w:author="Innerbichler Franz" w:date="2019-03-10T21:53:00Z">
        <w:r>
          <w:rPr>
            <w:noProof/>
            <w:webHidden/>
          </w:rPr>
          <w:t>17</w:t>
        </w:r>
        <w:r>
          <w:rPr>
            <w:noProof/>
            <w:webHidden/>
          </w:rPr>
          <w:fldChar w:fldCharType="end"/>
        </w:r>
        <w:r w:rsidRPr="00CD6D84">
          <w:rPr>
            <w:rStyle w:val="Hyperlink"/>
            <w:noProof/>
          </w:rPr>
          <w:fldChar w:fldCharType="end"/>
        </w:r>
      </w:ins>
    </w:p>
    <w:p w14:paraId="5B17B076" w14:textId="1E07B238" w:rsidR="007D51C8" w:rsidDel="009C2AA5" w:rsidRDefault="007D51C8">
      <w:pPr>
        <w:pStyle w:val="Abbildungsverzeichnis"/>
        <w:tabs>
          <w:tab w:val="right" w:leader="dot" w:pos="9396"/>
        </w:tabs>
        <w:rPr>
          <w:del w:id="234" w:author="Innerbichler Franz" w:date="2019-03-10T15:51:00Z"/>
          <w:rFonts w:eastAsiaTheme="minorEastAsia"/>
          <w:noProof/>
          <w:sz w:val="22"/>
          <w:lang w:val="en-US"/>
        </w:rPr>
      </w:pPr>
      <w:del w:id="235" w:author="Innerbichler Franz" w:date="2019-03-10T15:51:00Z">
        <w:r w:rsidRPr="009C2AA5" w:rsidDel="009C2AA5">
          <w:rPr>
            <w:noProof/>
            <w:rPrChange w:id="236" w:author="Innerbichler Franz" w:date="2019-03-10T15:51:00Z">
              <w:rPr>
                <w:rStyle w:val="Hyperlink"/>
                <w:noProof/>
              </w:rPr>
            </w:rPrChange>
          </w:rPr>
          <w:delText>Abbildung 1: Aufbau Raman-Spektroskopie</w:delText>
        </w:r>
        <w:r w:rsidDel="009C2AA5">
          <w:rPr>
            <w:noProof/>
            <w:webHidden/>
          </w:rPr>
          <w:tab/>
          <w:delText>5</w:delText>
        </w:r>
      </w:del>
    </w:p>
    <w:p w14:paraId="36D9745C" w14:textId="0E91B0C2" w:rsidR="007D51C8" w:rsidDel="009C2AA5" w:rsidRDefault="007D51C8">
      <w:pPr>
        <w:pStyle w:val="Abbildungsverzeichnis"/>
        <w:tabs>
          <w:tab w:val="right" w:leader="dot" w:pos="9396"/>
        </w:tabs>
        <w:rPr>
          <w:del w:id="237" w:author="Innerbichler Franz" w:date="2019-03-10T15:51:00Z"/>
          <w:rFonts w:eastAsiaTheme="minorEastAsia"/>
          <w:noProof/>
          <w:sz w:val="22"/>
          <w:lang w:val="en-US"/>
        </w:rPr>
      </w:pPr>
      <w:del w:id="238" w:author="Innerbichler Franz" w:date="2019-03-10T15:51:00Z">
        <w:r w:rsidRPr="009C2AA5" w:rsidDel="009C2AA5">
          <w:rPr>
            <w:noProof/>
            <w:rPrChange w:id="239" w:author="Innerbichler Franz" w:date="2019-03-10T15:51:00Z">
              <w:rPr>
                <w:rStyle w:val="Hyperlink"/>
                <w:noProof/>
                <w:lang w:val="en-US"/>
              </w:rPr>
            </w:rPrChange>
          </w:rPr>
          <w:delText>Abbildung 3: Screenshot “def createColumnHeaders(switch):”</w:delText>
        </w:r>
        <w:r w:rsidDel="009C2AA5">
          <w:rPr>
            <w:noProof/>
            <w:webHidden/>
          </w:rPr>
          <w:tab/>
          <w:delText>6</w:delText>
        </w:r>
      </w:del>
    </w:p>
    <w:p w14:paraId="4F51D0ED" w14:textId="069E6D3C" w:rsidR="007D51C8" w:rsidDel="009C2AA5" w:rsidRDefault="007D51C8">
      <w:pPr>
        <w:pStyle w:val="Abbildungsverzeichnis"/>
        <w:tabs>
          <w:tab w:val="right" w:leader="dot" w:pos="9396"/>
        </w:tabs>
        <w:rPr>
          <w:del w:id="240" w:author="Innerbichler Franz" w:date="2019-03-10T15:51:00Z"/>
          <w:rFonts w:eastAsiaTheme="minorEastAsia"/>
          <w:noProof/>
          <w:sz w:val="22"/>
          <w:lang w:val="en-US"/>
        </w:rPr>
      </w:pPr>
      <w:del w:id="241" w:author="Innerbichler Franz" w:date="2019-03-10T15:51:00Z">
        <w:r w:rsidRPr="009C2AA5" w:rsidDel="009C2AA5">
          <w:rPr>
            <w:noProof/>
            <w:rPrChange w:id="242" w:author="Innerbichler Franz" w:date="2019-03-10T15:51:00Z">
              <w:rPr>
                <w:rStyle w:val="Hyperlink"/>
                <w:noProof/>
                <w:lang w:val="en-US"/>
              </w:rPr>
            </w:rPrChange>
          </w:rPr>
          <w:delText>Abbildung 4: Screenshot “def createTable(query, headers):”</w:delText>
        </w:r>
        <w:r w:rsidDel="009C2AA5">
          <w:rPr>
            <w:noProof/>
            <w:webHidden/>
          </w:rPr>
          <w:tab/>
          <w:delText>6</w:delText>
        </w:r>
      </w:del>
    </w:p>
    <w:p w14:paraId="10C8F655" w14:textId="2D831BBE" w:rsidR="007D51C8" w:rsidDel="009C2AA5" w:rsidRDefault="007D51C8">
      <w:pPr>
        <w:pStyle w:val="Abbildungsverzeichnis"/>
        <w:tabs>
          <w:tab w:val="right" w:leader="dot" w:pos="9396"/>
        </w:tabs>
        <w:rPr>
          <w:del w:id="243" w:author="Innerbichler Franz" w:date="2019-03-10T15:51:00Z"/>
          <w:rFonts w:eastAsiaTheme="minorEastAsia"/>
          <w:noProof/>
          <w:sz w:val="22"/>
          <w:lang w:val="en-US"/>
        </w:rPr>
      </w:pPr>
      <w:del w:id="244" w:author="Innerbichler Franz" w:date="2019-03-10T15:51:00Z">
        <w:r w:rsidRPr="009C2AA5" w:rsidDel="009C2AA5">
          <w:rPr>
            <w:noProof/>
            <w:rPrChange w:id="245" w:author="Innerbichler Franz" w:date="2019-03-10T15:51:00Z">
              <w:rPr>
                <w:rStyle w:val="Hyperlink"/>
                <w:noProof/>
              </w:rPr>
            </w:rPrChange>
          </w:rPr>
          <w:delText>Abbildung 5: Screenshot "def formatFileName(filename):"</w:delText>
        </w:r>
        <w:r w:rsidDel="009C2AA5">
          <w:rPr>
            <w:noProof/>
            <w:webHidden/>
          </w:rPr>
          <w:tab/>
          <w:delText>7</w:delText>
        </w:r>
      </w:del>
    </w:p>
    <w:p w14:paraId="089ED361" w14:textId="1E8D611F" w:rsidR="007D51C8" w:rsidDel="009C2AA5" w:rsidRDefault="007D51C8">
      <w:pPr>
        <w:pStyle w:val="Abbildungsverzeichnis"/>
        <w:tabs>
          <w:tab w:val="right" w:leader="dot" w:pos="9396"/>
        </w:tabs>
        <w:rPr>
          <w:del w:id="246" w:author="Innerbichler Franz" w:date="2019-03-10T15:51:00Z"/>
          <w:rFonts w:eastAsiaTheme="minorEastAsia"/>
          <w:noProof/>
          <w:sz w:val="22"/>
          <w:lang w:val="en-US"/>
        </w:rPr>
      </w:pPr>
      <w:del w:id="247" w:author="Innerbichler Franz" w:date="2019-03-10T15:51:00Z">
        <w:r w:rsidRPr="009C2AA5" w:rsidDel="009C2AA5">
          <w:rPr>
            <w:noProof/>
            <w:rPrChange w:id="248" w:author="Innerbichler Franz" w:date="2019-03-10T15:51:00Z">
              <w:rPr>
                <w:rStyle w:val="Hyperlink"/>
                <w:noProof/>
              </w:rPr>
            </w:rPrChange>
          </w:rPr>
          <w:delText>Abbildung 6: Screenshot "def getlastID():"</w:delText>
        </w:r>
        <w:r w:rsidDel="009C2AA5">
          <w:rPr>
            <w:noProof/>
            <w:webHidden/>
          </w:rPr>
          <w:tab/>
          <w:delText>7</w:delText>
        </w:r>
      </w:del>
    </w:p>
    <w:p w14:paraId="501FE211" w14:textId="6D673E90" w:rsidR="007D51C8" w:rsidDel="009C2AA5" w:rsidRDefault="007D51C8">
      <w:pPr>
        <w:pStyle w:val="Abbildungsverzeichnis"/>
        <w:tabs>
          <w:tab w:val="right" w:leader="dot" w:pos="9396"/>
        </w:tabs>
        <w:rPr>
          <w:del w:id="249" w:author="Innerbichler Franz" w:date="2019-03-10T15:51:00Z"/>
          <w:rFonts w:eastAsiaTheme="minorEastAsia"/>
          <w:noProof/>
          <w:sz w:val="22"/>
          <w:lang w:val="en-US"/>
        </w:rPr>
      </w:pPr>
      <w:del w:id="250" w:author="Innerbichler Franz" w:date="2019-03-10T15:51:00Z">
        <w:r w:rsidRPr="009C2AA5" w:rsidDel="009C2AA5">
          <w:rPr>
            <w:noProof/>
            <w:rPrChange w:id="251" w:author="Innerbichler Franz" w:date="2019-03-10T15:51:00Z">
              <w:rPr>
                <w:rStyle w:val="Hyperlink"/>
                <w:noProof/>
              </w:rPr>
            </w:rPrChange>
          </w:rPr>
          <w:delText>Abbildung 7: Screenshot "def initialData():"</w:delText>
        </w:r>
        <w:r w:rsidDel="009C2AA5">
          <w:rPr>
            <w:noProof/>
            <w:webHidden/>
          </w:rPr>
          <w:tab/>
          <w:delText>7</w:delText>
        </w:r>
      </w:del>
    </w:p>
    <w:p w14:paraId="723077FF" w14:textId="0D68BD0E" w:rsidR="007D51C8" w:rsidDel="009C2AA5" w:rsidRDefault="007D51C8">
      <w:pPr>
        <w:pStyle w:val="Abbildungsverzeichnis"/>
        <w:tabs>
          <w:tab w:val="right" w:leader="dot" w:pos="9396"/>
        </w:tabs>
        <w:rPr>
          <w:del w:id="252" w:author="Innerbichler Franz" w:date="2019-03-10T15:51:00Z"/>
          <w:rFonts w:eastAsiaTheme="minorEastAsia"/>
          <w:noProof/>
          <w:sz w:val="22"/>
          <w:lang w:val="en-US"/>
        </w:rPr>
      </w:pPr>
      <w:del w:id="253" w:author="Innerbichler Franz" w:date="2019-03-10T15:51:00Z">
        <w:r w:rsidRPr="009C2AA5" w:rsidDel="009C2AA5">
          <w:rPr>
            <w:noProof/>
            <w:rPrChange w:id="254" w:author="Innerbichler Franz" w:date="2019-03-10T15:51:00Z">
              <w:rPr>
                <w:rStyle w:val="Hyperlink"/>
                <w:noProof/>
                <w:lang w:val="en-US"/>
              </w:rPr>
            </w:rPrChange>
          </w:rPr>
          <w:delText>Abbildung 8: Screenshot "def convertSPC(filepath):"</w:delText>
        </w:r>
        <w:r w:rsidDel="009C2AA5">
          <w:rPr>
            <w:noProof/>
            <w:webHidden/>
          </w:rPr>
          <w:tab/>
          <w:delText>7</w:delText>
        </w:r>
      </w:del>
    </w:p>
    <w:p w14:paraId="487858F6" w14:textId="3FA90316" w:rsidR="007D51C8" w:rsidDel="009C2AA5" w:rsidRDefault="007D51C8">
      <w:pPr>
        <w:pStyle w:val="Abbildungsverzeichnis"/>
        <w:tabs>
          <w:tab w:val="right" w:leader="dot" w:pos="9396"/>
        </w:tabs>
        <w:rPr>
          <w:del w:id="255" w:author="Innerbichler Franz" w:date="2019-03-10T15:51:00Z"/>
          <w:rFonts w:eastAsiaTheme="minorEastAsia"/>
          <w:noProof/>
          <w:sz w:val="22"/>
          <w:lang w:val="en-US"/>
        </w:rPr>
      </w:pPr>
      <w:del w:id="256" w:author="Innerbichler Franz" w:date="2019-03-10T15:51:00Z">
        <w:r w:rsidRPr="009C2AA5" w:rsidDel="009C2AA5">
          <w:rPr>
            <w:noProof/>
            <w:rPrChange w:id="257" w:author="Innerbichler Franz" w:date="2019-03-10T15:51:00Z">
              <w:rPr>
                <w:rStyle w:val="Hyperlink"/>
                <w:noProof/>
                <w:lang w:val="en-US"/>
              </w:rPr>
            </w:rPrChange>
          </w:rPr>
          <w:delText>Abbildung 9: Screenshot "def importCSV(filepath):"</w:delText>
        </w:r>
        <w:r w:rsidDel="009C2AA5">
          <w:rPr>
            <w:noProof/>
            <w:webHidden/>
          </w:rPr>
          <w:tab/>
          <w:delText>8</w:delText>
        </w:r>
      </w:del>
    </w:p>
    <w:p w14:paraId="4BF9C1CA" w14:textId="5097515E" w:rsidR="007D51C8" w:rsidDel="009C2AA5" w:rsidRDefault="007D51C8">
      <w:pPr>
        <w:pStyle w:val="Abbildungsverzeichnis"/>
        <w:tabs>
          <w:tab w:val="right" w:leader="dot" w:pos="9396"/>
        </w:tabs>
        <w:rPr>
          <w:del w:id="258" w:author="Innerbichler Franz" w:date="2019-03-10T15:51:00Z"/>
          <w:rFonts w:eastAsiaTheme="minorEastAsia"/>
          <w:noProof/>
          <w:sz w:val="22"/>
          <w:lang w:val="en-US"/>
        </w:rPr>
      </w:pPr>
      <w:del w:id="259" w:author="Innerbichler Franz" w:date="2019-03-10T15:51:00Z">
        <w:r w:rsidRPr="009C2AA5" w:rsidDel="009C2AA5">
          <w:rPr>
            <w:noProof/>
            <w:rPrChange w:id="260" w:author="Innerbichler Franz" w:date="2019-03-10T15:51:00Z">
              <w:rPr>
                <w:rStyle w:val="Hyperlink"/>
                <w:noProof/>
                <w:lang w:val="en-US"/>
              </w:rPr>
            </w:rPrChange>
          </w:rPr>
          <w:delText>Abbildung 10: Screenshot "def importTrainCSVfromFolder(directory):"</w:delText>
        </w:r>
        <w:r w:rsidDel="009C2AA5">
          <w:rPr>
            <w:noProof/>
            <w:webHidden/>
          </w:rPr>
          <w:tab/>
          <w:delText>8</w:delText>
        </w:r>
      </w:del>
    </w:p>
    <w:p w14:paraId="478C35DA" w14:textId="7A8CCDF7" w:rsidR="007D51C8" w:rsidDel="009C2AA5" w:rsidRDefault="007D51C8">
      <w:pPr>
        <w:pStyle w:val="Abbildungsverzeichnis"/>
        <w:tabs>
          <w:tab w:val="right" w:leader="dot" w:pos="9396"/>
        </w:tabs>
        <w:rPr>
          <w:del w:id="261" w:author="Innerbichler Franz" w:date="2019-03-10T15:51:00Z"/>
          <w:rFonts w:eastAsiaTheme="minorEastAsia"/>
          <w:noProof/>
          <w:sz w:val="22"/>
          <w:lang w:val="en-US"/>
        </w:rPr>
      </w:pPr>
      <w:del w:id="262" w:author="Innerbichler Franz" w:date="2019-03-10T15:51:00Z">
        <w:r w:rsidRPr="009C2AA5" w:rsidDel="009C2AA5">
          <w:rPr>
            <w:noProof/>
            <w:rPrChange w:id="263" w:author="Innerbichler Franz" w:date="2019-03-10T15:51:00Z">
              <w:rPr>
                <w:rStyle w:val="Hyperlink"/>
                <w:noProof/>
                <w:lang w:val="en-US"/>
              </w:rPr>
            </w:rPrChange>
          </w:rPr>
          <w:delText>Abbildung 11: Screenshot "def importTrainData(headers, filepath):"</w:delText>
        </w:r>
        <w:r w:rsidDel="009C2AA5">
          <w:rPr>
            <w:noProof/>
            <w:webHidden/>
          </w:rPr>
          <w:tab/>
          <w:delText>9</w:delText>
        </w:r>
      </w:del>
    </w:p>
    <w:p w14:paraId="68FAD35F" w14:textId="34F976DE" w:rsidR="007D51C8" w:rsidDel="009C2AA5" w:rsidRDefault="007D51C8">
      <w:pPr>
        <w:pStyle w:val="Abbildungsverzeichnis"/>
        <w:tabs>
          <w:tab w:val="right" w:leader="dot" w:pos="9396"/>
        </w:tabs>
        <w:rPr>
          <w:del w:id="264" w:author="Innerbichler Franz" w:date="2019-03-10T15:51:00Z"/>
          <w:rFonts w:eastAsiaTheme="minorEastAsia"/>
          <w:noProof/>
          <w:sz w:val="22"/>
          <w:lang w:val="en-US"/>
        </w:rPr>
      </w:pPr>
      <w:del w:id="265" w:author="Innerbichler Franz" w:date="2019-03-10T15:51:00Z">
        <w:r w:rsidRPr="009C2AA5" w:rsidDel="009C2AA5">
          <w:rPr>
            <w:noProof/>
            <w:rPrChange w:id="266" w:author="Innerbichler Franz" w:date="2019-03-10T15:51:00Z">
              <w:rPr>
                <w:rStyle w:val="Hyperlink"/>
                <w:noProof/>
                <w:lang w:val="en-US"/>
              </w:rPr>
            </w:rPrChange>
          </w:rPr>
          <w:delText>Abbildung 12: Screenshot "def getDataFromCass(query):"</w:delText>
        </w:r>
        <w:r w:rsidDel="009C2AA5">
          <w:rPr>
            <w:noProof/>
            <w:webHidden/>
          </w:rPr>
          <w:tab/>
          <w:delText>9</w:delText>
        </w:r>
      </w:del>
    </w:p>
    <w:p w14:paraId="798BC1EB" w14:textId="20B2EB48" w:rsidR="007D51C8" w:rsidDel="009C2AA5" w:rsidRDefault="007D51C8">
      <w:pPr>
        <w:pStyle w:val="Abbildungsverzeichnis"/>
        <w:tabs>
          <w:tab w:val="right" w:leader="dot" w:pos="9396"/>
        </w:tabs>
        <w:rPr>
          <w:del w:id="267" w:author="Innerbichler Franz" w:date="2019-03-10T15:51:00Z"/>
          <w:rFonts w:eastAsiaTheme="minorEastAsia"/>
          <w:noProof/>
          <w:sz w:val="22"/>
          <w:lang w:val="en-US"/>
        </w:rPr>
      </w:pPr>
      <w:del w:id="268" w:author="Innerbichler Franz" w:date="2019-03-10T15:51:00Z">
        <w:r w:rsidRPr="009C2AA5" w:rsidDel="009C2AA5">
          <w:rPr>
            <w:noProof/>
            <w:rPrChange w:id="269" w:author="Innerbichler Franz" w:date="2019-03-10T15:51:00Z">
              <w:rPr>
                <w:rStyle w:val="Hyperlink"/>
                <w:noProof/>
              </w:rPr>
            </w:rPrChange>
          </w:rPr>
          <w:delText>Abbildung 13: Screenshot Erstellung Daten- und Trainingstabelle</w:delText>
        </w:r>
        <w:r w:rsidDel="009C2AA5">
          <w:rPr>
            <w:noProof/>
            <w:webHidden/>
          </w:rPr>
          <w:tab/>
          <w:delText>10</w:delText>
        </w:r>
      </w:del>
    </w:p>
    <w:p w14:paraId="019B4F7B" w14:textId="69DF87F4" w:rsidR="007D51C8" w:rsidDel="009C2AA5" w:rsidRDefault="007D51C8">
      <w:pPr>
        <w:pStyle w:val="Abbildungsverzeichnis"/>
        <w:tabs>
          <w:tab w:val="right" w:leader="dot" w:pos="9396"/>
        </w:tabs>
        <w:rPr>
          <w:del w:id="270" w:author="Innerbichler Franz" w:date="2019-03-10T15:51:00Z"/>
          <w:rFonts w:eastAsiaTheme="minorEastAsia"/>
          <w:noProof/>
          <w:sz w:val="22"/>
          <w:lang w:val="en-US"/>
        </w:rPr>
      </w:pPr>
      <w:del w:id="271" w:author="Innerbichler Franz" w:date="2019-03-10T15:51:00Z">
        <w:r w:rsidRPr="009C2AA5" w:rsidDel="009C2AA5">
          <w:rPr>
            <w:noProof/>
            <w:rPrChange w:id="272" w:author="Innerbichler Franz" w:date="2019-03-10T15:51:00Z">
              <w:rPr>
                <w:rStyle w:val="Hyperlink"/>
                <w:noProof/>
              </w:rPr>
            </w:rPrChange>
          </w:rPr>
          <w:delText>Abbildung 14: Screenshot PDF-Erstellung</w:delText>
        </w:r>
        <w:r w:rsidDel="009C2AA5">
          <w:rPr>
            <w:noProof/>
            <w:webHidden/>
          </w:rPr>
          <w:tab/>
          <w:delText>10</w:delText>
        </w:r>
      </w:del>
    </w:p>
    <w:p w14:paraId="6CBDCF78" w14:textId="55C0A8C7" w:rsidR="0029309F" w:rsidRDefault="0029309F" w:rsidP="0029309F">
      <w:pPr>
        <w:rPr>
          <w:b/>
        </w:rPr>
      </w:pPr>
      <w:r>
        <w:rPr>
          <w:b/>
        </w:rPr>
        <w:fldChar w:fldCharType="end"/>
      </w:r>
    </w:p>
    <w:p w14:paraId="693070C8" w14:textId="77777777" w:rsidR="0029309F" w:rsidRDefault="0029309F" w:rsidP="0029309F">
      <w:pPr>
        <w:rPr>
          <w:b/>
        </w:rPr>
      </w:pPr>
    </w:p>
    <w:p w14:paraId="0263A20B" w14:textId="77777777" w:rsidR="0029309F" w:rsidRDefault="0029309F" w:rsidP="0029309F">
      <w:pPr>
        <w:rPr>
          <w:b/>
        </w:rPr>
        <w:sectPr w:rsidR="0029309F" w:rsidSect="00882B95">
          <w:pgSz w:w="12240" w:h="15840"/>
          <w:pgMar w:top="1417" w:right="1417" w:bottom="1134" w:left="1417" w:header="708" w:footer="708" w:gutter="0"/>
          <w:pgNumType w:fmt="upperRoman"/>
          <w:cols w:space="708"/>
          <w:docGrid w:linePitch="360"/>
        </w:sectPr>
      </w:pPr>
    </w:p>
    <w:p w14:paraId="434C3D5D" w14:textId="77777777" w:rsidR="0029309F" w:rsidRPr="002F71FF" w:rsidRDefault="0029309F" w:rsidP="0029309F">
      <w:pPr>
        <w:pStyle w:val="berschrift1"/>
        <w:numPr>
          <w:ilvl w:val="0"/>
          <w:numId w:val="1"/>
        </w:numPr>
      </w:pPr>
      <w:bookmarkStart w:id="273" w:name="_Toc3146700"/>
      <w:r w:rsidRPr="002F71FF">
        <w:lastRenderedPageBreak/>
        <w:t>Projektbeschreibung und Problemstellung</w:t>
      </w:r>
      <w:bookmarkEnd w:id="273"/>
    </w:p>
    <w:p w14:paraId="760F6A57" w14:textId="0E500C02" w:rsidR="00910081" w:rsidRDefault="0029309F" w:rsidP="0029309F">
      <w:r>
        <w:t>Die vorliegende Arbeit dient als Prüfungsleistung der Lehrveranstaltung „</w:t>
      </w:r>
      <w:r w:rsidR="00DB2794">
        <w:t>S</w:t>
      </w:r>
      <w:r w:rsidR="00910081">
        <w:t>oftware Entwicklung I -LAB</w:t>
      </w:r>
      <w:r>
        <w:t xml:space="preserve">“ im Data Science and Intelligent Analytics Master an der Fachhochschule Kufstein Tirol. </w:t>
      </w:r>
      <w:r w:rsidR="00910081">
        <w:t>Ziel der Arbeit ist es eine Python-Implementierung für die Erstellung statistischer Berechnungen und mathematische Grafiken zu entwerfen. Zur Verbesserung der Anwenderfreundlichkeit dient eine grafische Benutzeroberfläche.</w:t>
      </w:r>
    </w:p>
    <w:p w14:paraId="5EDAE98F" w14:textId="669FB31E" w:rsidR="0029309F" w:rsidRPr="007D3168" w:rsidRDefault="0029309F" w:rsidP="2CA86D73">
      <w:pPr>
        <w:rPr>
          <w:ins w:id="274" w:author="Innerbichler Franz" w:date="2019-03-10T07:50:00Z"/>
          <w:lang w:eastAsia="x-none"/>
        </w:rPr>
      </w:pPr>
      <w:r>
        <w:t>Die Arbeit beschäftigt sich mit der Installation eines Raman-Spektrometers im Bereich der pharmazeutischen Industrie. Das Augenmerk liegt hierbei auf der Verarbeitung</w:t>
      </w:r>
      <w:r w:rsidR="00910081" w:rsidRPr="2CA86D73">
        <w:t>,</w:t>
      </w:r>
      <w:r>
        <w:t xml:space="preserve"> Speicherung </w:t>
      </w:r>
      <w:r w:rsidR="00910081">
        <w:t xml:space="preserve">und Auswertung </w:t>
      </w:r>
      <w:r>
        <w:t xml:space="preserve">der entstehenden Frequenz-Analysen. </w:t>
      </w:r>
    </w:p>
    <w:p w14:paraId="4B3F4EB4" w14:textId="4A862F9E" w:rsidR="5110E534" w:rsidDel="2CA86D73" w:rsidRDefault="5110E534">
      <w:pPr>
        <w:rPr>
          <w:del w:id="275" w:author="Innerbichler Franz" w:date="2019-03-10T07:50:00Z"/>
        </w:rPr>
      </w:pPr>
    </w:p>
    <w:p w14:paraId="2037DCBB" w14:textId="77777777" w:rsidR="00E9694C" w:rsidRDefault="2CA86D73" w:rsidP="00E9694C">
      <w:pPr>
        <w:keepNext/>
        <w:rPr>
          <w:ins w:id="276" w:author="Innerbichler Franz" w:date="2019-03-10T15:52:00Z"/>
        </w:rPr>
        <w:pPrChange w:id="277" w:author="Innerbichler Franz" w:date="2019-03-10T15:52:00Z">
          <w:pPr/>
        </w:pPrChange>
      </w:pPr>
      <w:ins w:id="278" w:author="Innerbichler Franz" w:date="2019-03-10T07:50:00Z">
        <w:r>
          <w:rPr>
            <w:noProof/>
          </w:rPr>
          <w:drawing>
            <wp:inline distT="0" distB="0" distL="0" distR="0" wp14:anchorId="19D652BF" wp14:editId="074938E4">
              <wp:extent cx="4572000" cy="1724025"/>
              <wp:effectExtent l="0" t="0" r="0" b="0"/>
              <wp:docPr id="1909207159" name="Bild"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1">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ins>
    </w:p>
    <w:p w14:paraId="19A49593" w14:textId="13FCC127" w:rsidR="2CA86D73" w:rsidRDefault="00E9694C" w:rsidP="00E45802">
      <w:pPr>
        <w:pStyle w:val="Beschriftung"/>
        <w:jc w:val="center"/>
        <w:pPrChange w:id="279" w:author="Innerbichler Franz" w:date="2019-03-10T20:57:00Z">
          <w:pPr/>
        </w:pPrChange>
      </w:pPr>
      <w:bookmarkStart w:id="280" w:name="_Toc3147211"/>
      <w:ins w:id="281" w:author="Innerbichler Franz" w:date="2019-03-10T15:52:00Z">
        <w:r>
          <w:t xml:space="preserve">Abbildung </w:t>
        </w:r>
      </w:ins>
      <w:ins w:id="282" w:author="Innerbichler Franz" w:date="2019-03-10T21:49:00Z">
        <w:r w:rsidR="00A51811">
          <w:fldChar w:fldCharType="begin"/>
        </w:r>
        <w:r w:rsidR="00A51811">
          <w:instrText xml:space="preserve"> SEQ Abbildung \* ARABIC </w:instrText>
        </w:r>
      </w:ins>
      <w:r w:rsidR="00A51811">
        <w:fldChar w:fldCharType="separate"/>
      </w:r>
      <w:ins w:id="283" w:author="Innerbichler Franz" w:date="2019-03-10T21:50:00Z">
        <w:r w:rsidR="00A51811">
          <w:rPr>
            <w:noProof/>
          </w:rPr>
          <w:t>1</w:t>
        </w:r>
      </w:ins>
      <w:ins w:id="284" w:author="Innerbichler Franz" w:date="2019-03-10T21:49:00Z">
        <w:r w:rsidR="00A51811">
          <w:fldChar w:fldCharType="end"/>
        </w:r>
      </w:ins>
      <w:ins w:id="285" w:author="Innerbichler Franz" w:date="2019-03-10T15:52:00Z">
        <w:r>
          <w:t xml:space="preserve">Raman Gerät </w:t>
        </w:r>
        <w:r w:rsidR="00D57B18">
          <w:t xml:space="preserve">und Sonde an einem Fermenter mit bakterieller </w:t>
        </w:r>
      </w:ins>
      <w:ins w:id="286" w:author="Innerbichler Franz" w:date="2019-03-10T15:53:00Z">
        <w:r w:rsidR="00D57B18">
          <w:t>Wirkstoffproduktion</w:t>
        </w:r>
      </w:ins>
      <w:bookmarkEnd w:id="280"/>
    </w:p>
    <w:p w14:paraId="743A7871" w14:textId="58F63B08" w:rsidR="0029309F" w:rsidRDefault="0029309F" w:rsidP="0029309F">
      <w:pPr>
        <w:pStyle w:val="berschrift2"/>
        <w:numPr>
          <w:ilvl w:val="1"/>
          <w:numId w:val="1"/>
        </w:numPr>
      </w:pPr>
      <w:bookmarkStart w:id="287" w:name="_Toc3146701"/>
      <w:r>
        <w:t>Beschreibung Sachverhalt</w:t>
      </w:r>
      <w:bookmarkEnd w:id="287"/>
    </w:p>
    <w:p w14:paraId="7B492562" w14:textId="012FD073" w:rsidR="0029309F" w:rsidRPr="00DE06EA" w:rsidRDefault="0029309F" w:rsidP="0029309F">
      <w:pPr>
        <w:rPr>
          <w:lang w:eastAsia="x-none"/>
        </w:rPr>
      </w:pPr>
      <w:r>
        <w:rPr>
          <w:lang w:eastAsia="x-none"/>
        </w:rPr>
        <w:t xml:space="preserve">In einer </w:t>
      </w:r>
      <w:r>
        <w:t xml:space="preserve">Fermentationsproduktionseinheit in der pharmazeutischen Industrie </w:t>
      </w:r>
      <w:r>
        <w:rPr>
          <w:lang w:eastAsia="x-none"/>
        </w:rPr>
        <w:t xml:space="preserve">sollen mit Hilfe eines </w:t>
      </w:r>
      <w:r>
        <w:t>Raman-</w:t>
      </w:r>
      <w:r w:rsidRPr="00D21367">
        <w:t>Spektroskops in-situ Echtzeitanalysen von Metaboliten</w:t>
      </w:r>
      <w:r w:rsidRPr="00D21367">
        <w:rPr>
          <w:rStyle w:val="Funotenzeichen"/>
        </w:rPr>
        <w:footnoteReference w:id="2"/>
      </w:r>
      <w:r w:rsidRPr="00D21367">
        <w:t xml:space="preserve"> der Escherichia coli Bakterien oder CHO-Zellen</w:t>
      </w:r>
      <w:r w:rsidRPr="00D21367">
        <w:rPr>
          <w:rStyle w:val="Funotenzeichen"/>
        </w:rPr>
        <w:footnoteReference w:id="3"/>
      </w:r>
      <w:r w:rsidRPr="00D21367">
        <w:t xml:space="preserve"> gemacht werden</w:t>
      </w:r>
      <w:r>
        <w:t xml:space="preserve"> gemacht werden. Die hierbei entstehenden Daten sollen analysiert und gespeichert werden. Es handelt sich um einen Batch- Datenstrom. </w:t>
      </w:r>
    </w:p>
    <w:p w14:paraId="022B7B6B" w14:textId="2F97543C" w:rsidR="0029309F" w:rsidRDefault="0029309F" w:rsidP="0029309F">
      <w:pPr>
        <w:pStyle w:val="berschrift2"/>
        <w:numPr>
          <w:ilvl w:val="1"/>
          <w:numId w:val="1"/>
        </w:numPr>
      </w:pPr>
      <w:bookmarkStart w:id="288" w:name="_Toc3146702"/>
      <w:r>
        <w:t>Was ist RAMAN-Spektroskopie</w:t>
      </w:r>
      <w:bookmarkEnd w:id="288"/>
    </w:p>
    <w:p w14:paraId="39F0F48E" w14:textId="69729C95" w:rsidR="0029309F" w:rsidRDefault="0029309F" w:rsidP="0029309F">
      <w:r>
        <w:rPr>
          <w:rStyle w:val="Fett"/>
          <w:b w:val="0"/>
        </w:rPr>
        <w:t xml:space="preserve">Die </w:t>
      </w:r>
      <w:r w:rsidRPr="00166A58">
        <w:rPr>
          <w:rStyle w:val="Fett"/>
          <w:b w:val="0"/>
        </w:rPr>
        <w:t>Raman-Spektroskopie</w:t>
      </w:r>
      <w:r>
        <w:t xml:space="preserve">, ist eine auf dem </w:t>
      </w:r>
      <w:r w:rsidRPr="00166A58">
        <w:t>Raman-</w:t>
      </w:r>
      <w:r>
        <w:t>Effekt beruhende spektroskopische Methode, mit der Moleküle in allen Aggregatzuständen untersucht und identifiziert werden können. Dieser Effekt basiert auf der Erscheinung, dass sich im Streuspektrum von mit monochromatischem Licht bestrahlten Molekülen Linien befinden, deren Frequenzen sich von der des eingestrahlten Lichtes unterscheiden. Sie entstehen durch Molekülschwingungen und -rotationen.</w:t>
      </w:r>
      <w:r>
        <w:rPr>
          <w:rStyle w:val="Funotenzeichen"/>
        </w:rPr>
        <w:footnoteReference w:id="4"/>
      </w:r>
      <w:r>
        <w:t xml:space="preserve"> Diese Art der Spektroskopie ist eine der wichtigsten und gebräuchlichsten Analysemethoden der Chemie und Biologie sowie ihrer Teilbereiche. Namensgeber ist </w:t>
      </w:r>
      <w:proofErr w:type="spellStart"/>
      <w:r w:rsidRPr="00B74BD4">
        <w:rPr>
          <w:iCs/>
        </w:rPr>
        <w:t>Chandrasekhara</w:t>
      </w:r>
      <w:proofErr w:type="spellEnd"/>
      <w:r w:rsidRPr="00B74BD4">
        <w:rPr>
          <w:iCs/>
        </w:rPr>
        <w:t xml:space="preserve"> Venkata Raman</w:t>
      </w:r>
      <w:r>
        <w:rPr>
          <w:iCs/>
        </w:rPr>
        <w:t xml:space="preserve">, ein indischer Physiker und späterer Nobelpreisträger, der diese Art der Lichtstreuung und ihre Nutzung erstmals beobachtete. </w:t>
      </w:r>
    </w:p>
    <w:p w14:paraId="44911267" w14:textId="7F1FDB8A" w:rsidR="0029309F" w:rsidRDefault="0029309F" w:rsidP="0029309F">
      <w:r>
        <w:lastRenderedPageBreak/>
        <w:t>Ein großer Vorteil dieser Methode ist, dass die zu untersuchenden Proben ohne physischen Kontakt oder Zerstörung untersucht und getestet werden können. Die Größe und Menge der Proben sind ebenfalls sehr variabel.</w:t>
      </w:r>
      <w:r>
        <w:rPr>
          <w:rStyle w:val="Funotenzeichen"/>
        </w:rPr>
        <w:footnoteReference w:id="5"/>
      </w:r>
      <w:r>
        <w:t xml:space="preserve"> Die Methode macht sich zu Nutze, dass jedes chemische Element eine unverwechselbare Streuung erzeugt. </w:t>
      </w:r>
    </w:p>
    <w:p w14:paraId="23396DCC" w14:textId="476A67FB" w:rsidR="0029309F" w:rsidRDefault="0029309F" w:rsidP="0029309F">
      <w:r>
        <w:t xml:space="preserve">Die Einsatzfelder in der Praxis sind vielfältig. Mit Hilfe der Raman-Spektroskopie können beispielsweise echte von Industrie-Diamanten unterschieden werden, die Qualität von Treibstoffen bewertet werden oder Gesteinsbohrungen analysiert werden. </w:t>
      </w:r>
    </w:p>
    <w:p w14:paraId="06039DEB" w14:textId="77777777" w:rsidR="0029309F" w:rsidRPr="00EE7707" w:rsidRDefault="0029309F" w:rsidP="0029309F">
      <w:pPr>
        <w:pStyle w:val="berschrift2"/>
        <w:numPr>
          <w:ilvl w:val="1"/>
          <w:numId w:val="1"/>
        </w:numPr>
      </w:pPr>
      <w:bookmarkStart w:id="289" w:name="_Toc3146703"/>
      <w:r>
        <w:t>Aufbau einer Raman-Applikation</w:t>
      </w:r>
      <w:bookmarkEnd w:id="289"/>
    </w:p>
    <w:p w14:paraId="01B91E87" w14:textId="059C328F" w:rsidR="0029309F" w:rsidRDefault="0029309F" w:rsidP="0029309F">
      <w:r>
        <w:t>Ein Spektroskop ist ein optisches Gerät mit dem Licht in sein Spektrum zerlegt und visuell untersucht werden kann. Im vorliegenden Fall wird das Licht mit Hilfe einer Kamera erfasst, man spricht deshalb von einem Spektrometer.</w:t>
      </w:r>
      <w:r>
        <w:rPr>
          <w:rStyle w:val="Funotenzeichen"/>
        </w:rPr>
        <w:footnoteReference w:id="6"/>
      </w:r>
    </w:p>
    <w:p w14:paraId="1CF6DAAC" w14:textId="225C8A92" w:rsidR="0029309F" w:rsidRDefault="0029309F" w:rsidP="0029309F">
      <w:r>
        <w:t xml:space="preserve">Abbildung 1 zeigt einen schematischen Aufbau der Versuchsanordnung: Bei dem zur Anregung des Raman-Spektrums eingesetzte Lichtquelle handelt es sich um einen Laser. Dieser wird mit einer Linse auf die Probe fokussiert. Die aus der Probe austretende Strahlung wird senkrecht zur Laserstrahlrichtung, bei festen und undurchsichtigen Proben auch in Rückwärtsrichtung, auf den Spalt eines Mehrfachmonochromators abgebildet, um die Raman-Strahlung von der Streustrahlung zu trennen. Mit Hilfe einer Kamera wird die Raman-Strahlung nachgewiesen und mittels eines </w:t>
      </w:r>
      <w:r>
        <w:rPr>
          <w:noProof/>
        </w:rPr>
        <mc:AlternateContent>
          <mc:Choice Requires="wps">
            <w:drawing>
              <wp:anchor distT="0" distB="0" distL="114300" distR="114300" simplePos="0" relativeHeight="251559936" behindDoc="0" locked="0" layoutInCell="1" allowOverlap="1" wp14:anchorId="37478264" wp14:editId="4D620095">
                <wp:simplePos x="0" y="0"/>
                <wp:positionH relativeFrom="column">
                  <wp:posOffset>1931035</wp:posOffset>
                </wp:positionH>
                <wp:positionV relativeFrom="paragraph">
                  <wp:posOffset>1892262</wp:posOffset>
                </wp:positionV>
                <wp:extent cx="225615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2256155" cy="635"/>
                        </a:xfrm>
                        <a:prstGeom prst="rect">
                          <a:avLst/>
                        </a:prstGeom>
                        <a:solidFill>
                          <a:prstClr val="white"/>
                        </a:solidFill>
                        <a:ln>
                          <a:noFill/>
                        </a:ln>
                      </wps:spPr>
                      <wps:txbx>
                        <w:txbxContent>
                          <w:p w14:paraId="0C3CDC35" w14:textId="18853B11" w:rsidR="001147A8" w:rsidRPr="00BE7A13" w:rsidRDefault="001147A8" w:rsidP="0029309F">
                            <w:pPr>
                              <w:pStyle w:val="Beschriftung"/>
                            </w:pPr>
                            <w:bookmarkStart w:id="290" w:name="_Toc3147212"/>
                            <w:r>
                              <w:t xml:space="preserve">Abbildung </w:t>
                            </w:r>
                            <w:ins w:id="291" w:author="Innerbichler Franz" w:date="2019-03-10T21:49:00Z">
                              <w:r w:rsidR="00A51811">
                                <w:fldChar w:fldCharType="begin"/>
                              </w:r>
                              <w:r w:rsidR="00A51811">
                                <w:instrText xml:space="preserve"> SEQ Abbildung \* ARABIC </w:instrText>
                              </w:r>
                            </w:ins>
                            <w:r w:rsidR="00A51811">
                              <w:fldChar w:fldCharType="separate"/>
                            </w:r>
                            <w:ins w:id="292" w:author="Innerbichler Franz" w:date="2019-03-10T21:50:00Z">
                              <w:r w:rsidR="00A51811">
                                <w:rPr>
                                  <w:noProof/>
                                </w:rPr>
                                <w:t>2</w:t>
                              </w:r>
                            </w:ins>
                            <w:ins w:id="293" w:author="Innerbichler Franz" w:date="2019-03-10T21:49:00Z">
                              <w:r w:rsidR="00A51811">
                                <w:fldChar w:fldCharType="end"/>
                              </w:r>
                            </w:ins>
                            <w:del w:id="294" w:author="Innerbichler Franz" w:date="2019-03-10T21:49:00Z">
                              <w:r w:rsidDel="00A51811">
                                <w:fldChar w:fldCharType="begin"/>
                              </w:r>
                              <w:r w:rsidDel="00A51811">
                                <w:delInstrText xml:space="preserve"> SEQ Abbildung \* ARABIC </w:delInstrText>
                              </w:r>
                              <w:r w:rsidDel="00A51811">
                                <w:fldChar w:fldCharType="separate"/>
                              </w:r>
                            </w:del>
                            <w:del w:id="295" w:author="Innerbichler Franz" w:date="2019-03-10T15:52:00Z">
                              <w:r w:rsidDel="00E9694C">
                                <w:rPr>
                                  <w:noProof/>
                                </w:rPr>
                                <w:delText>1</w:delText>
                              </w:r>
                            </w:del>
                            <w:del w:id="296" w:author="Innerbichler Franz" w:date="2019-03-10T21:49:00Z">
                              <w:r w:rsidDel="00A51811">
                                <w:fldChar w:fldCharType="end"/>
                              </w:r>
                            </w:del>
                            <w:r>
                              <w:t>: Aufbau Raman-Spektroskopie</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478264" id="_x0000_t202" coordsize="21600,21600" o:spt="202" path="m,l,21600r21600,l21600,xe">
                <v:stroke joinstyle="miter"/>
                <v:path gradientshapeok="t" o:connecttype="rect"/>
              </v:shapetype>
              <v:shape id="Textfeld 6" o:spid="_x0000_s1026" type="#_x0000_t202" style="position:absolute;left:0;text-align:left;margin-left:152.05pt;margin-top:149pt;width:177.6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" stroked="f">
                <v:textbox style="mso-fit-shape-to-text:t" inset="0,0,0,0">
                  <w:txbxContent>
                    <w:p w14:paraId="0C3CDC35" w14:textId="18853B11" w:rsidR="001147A8" w:rsidRPr="00BE7A13" w:rsidRDefault="001147A8" w:rsidP="0029309F">
                      <w:pPr>
                        <w:pStyle w:val="Beschriftung"/>
                      </w:pPr>
                      <w:bookmarkStart w:id="297" w:name="_Toc3147212"/>
                      <w:r>
                        <w:t xml:space="preserve">Abbildung </w:t>
                      </w:r>
                      <w:ins w:id="298" w:author="Innerbichler Franz" w:date="2019-03-10T21:49:00Z">
                        <w:r w:rsidR="00A51811">
                          <w:fldChar w:fldCharType="begin"/>
                        </w:r>
                        <w:r w:rsidR="00A51811">
                          <w:instrText xml:space="preserve"> SEQ Abbildung \* ARABIC </w:instrText>
                        </w:r>
                      </w:ins>
                      <w:r w:rsidR="00A51811">
                        <w:fldChar w:fldCharType="separate"/>
                      </w:r>
                      <w:ins w:id="299" w:author="Innerbichler Franz" w:date="2019-03-10T21:50:00Z">
                        <w:r w:rsidR="00A51811">
                          <w:rPr>
                            <w:noProof/>
                          </w:rPr>
                          <w:t>2</w:t>
                        </w:r>
                      </w:ins>
                      <w:ins w:id="300" w:author="Innerbichler Franz" w:date="2019-03-10T21:49:00Z">
                        <w:r w:rsidR="00A51811">
                          <w:fldChar w:fldCharType="end"/>
                        </w:r>
                      </w:ins>
                      <w:del w:id="301" w:author="Innerbichler Franz" w:date="2019-03-10T21:49:00Z">
                        <w:r w:rsidDel="00A51811">
                          <w:fldChar w:fldCharType="begin"/>
                        </w:r>
                        <w:r w:rsidDel="00A51811">
                          <w:delInstrText xml:space="preserve"> SEQ Abbildung \* ARABIC </w:delInstrText>
                        </w:r>
                        <w:r w:rsidDel="00A51811">
                          <w:fldChar w:fldCharType="separate"/>
                        </w:r>
                      </w:del>
                      <w:del w:id="302" w:author="Innerbichler Franz" w:date="2019-03-10T15:52:00Z">
                        <w:r w:rsidDel="00E9694C">
                          <w:rPr>
                            <w:noProof/>
                          </w:rPr>
                          <w:delText>1</w:delText>
                        </w:r>
                      </w:del>
                      <w:del w:id="303" w:author="Innerbichler Franz" w:date="2019-03-10T21:49:00Z">
                        <w:r w:rsidDel="00A51811">
                          <w:fldChar w:fldCharType="end"/>
                        </w:r>
                      </w:del>
                      <w:r>
                        <w:t>: Aufbau Raman-Spektroskopie</w:t>
                      </w:r>
                      <w:bookmarkEnd w:id="297"/>
                    </w:p>
                  </w:txbxContent>
                </v:textbox>
                <w10:wrap type="topAndBottom"/>
              </v:shape>
            </w:pict>
          </mc:Fallback>
        </mc:AlternateContent>
      </w:r>
      <w:r w:rsidRPr="00C94ADB">
        <w:rPr>
          <w:noProof/>
        </w:rPr>
        <w:drawing>
          <wp:anchor distT="0" distB="0" distL="114300" distR="114300" simplePos="0" relativeHeight="251551744" behindDoc="0" locked="0" layoutInCell="1" allowOverlap="1" wp14:anchorId="43BD2E31" wp14:editId="4BA1F461">
            <wp:simplePos x="0" y="0"/>
            <wp:positionH relativeFrom="margin">
              <wp:align>center</wp:align>
            </wp:positionH>
            <wp:positionV relativeFrom="paragraph">
              <wp:posOffset>437496</wp:posOffset>
            </wp:positionV>
            <wp:extent cx="2256155" cy="134175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6155" cy="1341755"/>
                    </a:xfrm>
                    <a:prstGeom prst="rect">
                      <a:avLst/>
                    </a:prstGeom>
                  </pic:spPr>
                </pic:pic>
              </a:graphicData>
            </a:graphic>
          </wp:anchor>
        </w:drawing>
      </w:r>
      <w:r>
        <w:t>Computers ausgewertet. Ihr Spektrum besteht aus „Linien“, die einzelnen Schwingungs- oder Rotationsbewegungen der Moleküle zugeordnet werden können. Aus ihrer Intensität kann die Konzentration der Molekülart in der Probe, aus ihrer spektralen Breite und Form ihre Wechselwirkung mit anderen oder gleichen Molekülen in der Probe bestimmt werden.</w:t>
      </w:r>
      <w:r>
        <w:rPr>
          <w:rStyle w:val="Funotenzeichen"/>
        </w:rPr>
        <w:footnoteReference w:id="7"/>
      </w:r>
    </w:p>
    <w:p w14:paraId="592A6ECB" w14:textId="10B954D5" w:rsidR="0029309F" w:rsidRDefault="0029309F" w:rsidP="0029309F">
      <w:pPr>
        <w:pStyle w:val="berschrift2"/>
        <w:numPr>
          <w:ilvl w:val="1"/>
          <w:numId w:val="1"/>
        </w:numPr>
      </w:pPr>
      <w:bookmarkStart w:id="304" w:name="_Toc3146704"/>
      <w:r>
        <w:t>Problemstellung</w:t>
      </w:r>
      <w:bookmarkEnd w:id="304"/>
    </w:p>
    <w:p w14:paraId="30F818BE" w14:textId="533CBEC2" w:rsidR="0029309F" w:rsidRDefault="0029309F" w:rsidP="0029309F">
      <w:pPr>
        <w:rPr>
          <w:lang w:eastAsia="x-none"/>
        </w:rPr>
      </w:pPr>
      <w:r>
        <w:rPr>
          <w:lang w:eastAsia="x-none"/>
        </w:rPr>
        <w:t>Die Herausforderungen stellen sich in der Verarbeitung, Analyse und Speicherung der entstehenden Daten. Wie bereits erläutert entsteht während der Spektroskopie ein Datenstrom. Bei mehreren Messungen pro Fermentation und mehreren tausend überprüften Wellenlängen pro Messung akkumulieren sehr schnell eine große Menge an Daten. Dies kann in weiterer Folge zu einem Problem beim Speicherplatz führen, je länger die Apparatur arbeitet.</w:t>
      </w:r>
      <w:r>
        <w:rPr>
          <w:rStyle w:val="Funotenzeichen"/>
          <w:lang w:eastAsia="x-none"/>
        </w:rPr>
        <w:footnoteReference w:id="8"/>
      </w:r>
    </w:p>
    <w:p w14:paraId="6A0FD09C" w14:textId="15CADDBA" w:rsidR="00AB2E20" w:rsidRPr="00AB2E20" w:rsidRDefault="0029309F" w:rsidP="00AB2E20">
      <w:pPr>
        <w:rPr>
          <w:ins w:id="305" w:author="Innerbichler Franz" w:date="2019-03-10T12:40:00Z"/>
        </w:rPr>
      </w:pPr>
      <w:r>
        <w:rPr>
          <w:lang w:eastAsia="x-none"/>
        </w:rPr>
        <w:t xml:space="preserve">Je schneller neue Daten eintreffen, desto schneller müssen diese auch verarbeitet und analysiert werden. Sollte die Verarbeitung nicht mit der Eintrittsgeschwindigkeit mithalten können, besteht die Gefahr, dass die Anfragen noch bearbeitet werden </w:t>
      </w:r>
      <w:proofErr w:type="gramStart"/>
      <w:r>
        <w:rPr>
          <w:lang w:eastAsia="x-none"/>
        </w:rPr>
        <w:t>während neue Daten</w:t>
      </w:r>
      <w:proofErr w:type="gramEnd"/>
      <w:r>
        <w:rPr>
          <w:lang w:eastAsia="x-none"/>
        </w:rPr>
        <w:t xml:space="preserve"> schon eintreffen.</w:t>
      </w:r>
      <w:r w:rsidRPr="00824363">
        <w:rPr>
          <w:rStyle w:val="Funotenzeichen"/>
          <w:lang w:eastAsia="x-none"/>
        </w:rPr>
        <w:t xml:space="preserve"> </w:t>
      </w:r>
      <w:r>
        <w:rPr>
          <w:rStyle w:val="Funotenzeichen"/>
          <w:lang w:eastAsia="x-none"/>
        </w:rPr>
        <w:footnoteReference w:id="9"/>
      </w:r>
      <w:r w:rsidRPr="40B84BFF">
        <w:rPr>
          <w:rPrChange w:id="306" w:author="Innerbichler Franz" w:date="2019-03-10T20:40:00Z">
            <w:rPr>
              <w:lang w:eastAsia="x-none"/>
            </w:rPr>
          </w:rPrChange>
        </w:rPr>
        <w:t xml:space="preserve"> </w:t>
      </w:r>
      <w:r>
        <w:t xml:space="preserve">Die sich stets erweiternde und aktualisierende Datenbasis macht es notwendig, sowohl die Lese- und Schreibgeschwindigkeit, als auch die Berechnungsgeschwindigkeit zu optimieren. Derzeit werden RAMAN-Messungen nur probeweise durchgeführt und mit einer proprietären Software verwertet. Die Auswertung und Bearbeitung erfolgen mit Hilfe der Statistik-Software R-Studio (mit den Packages </w:t>
      </w:r>
      <w:r>
        <w:lastRenderedPageBreak/>
        <w:t>„</w:t>
      </w:r>
      <w:proofErr w:type="spellStart"/>
      <w:r>
        <w:t>hyperspec</w:t>
      </w:r>
      <w:proofErr w:type="spellEnd"/>
      <w:r>
        <w:t>“ und „</w:t>
      </w:r>
      <w:proofErr w:type="spellStart"/>
      <w:r>
        <w:t>pls</w:t>
      </w:r>
      <w:proofErr w:type="spellEnd"/>
      <w:r>
        <w:t>“</w:t>
      </w:r>
      <w:ins w:id="307" w:author="Innerbichler Franz" w:date="2019-03-10T20:43:00Z">
        <w:r w:rsidR="00A841F1">
          <w:t>, ein Beispielplot in Abbildung 3</w:t>
        </w:r>
      </w:ins>
      <w:r>
        <w:t>). Diese Vorgehensweise soll vereinfacht werden, in dem der Nutzer nur noch ein Programm bzw. eine Oberfläche bedienen muss.</w:t>
      </w:r>
    </w:p>
    <w:p w14:paraId="41C5D2AA" w14:textId="77777777" w:rsidR="0013635C" w:rsidRDefault="40B84BFF" w:rsidP="0013635C">
      <w:pPr>
        <w:keepNext/>
        <w:rPr>
          <w:ins w:id="308" w:author="Innerbichler Franz" w:date="2019-03-10T20:41:00Z"/>
        </w:rPr>
        <w:pPrChange w:id="309" w:author="Innerbichler Franz" w:date="2019-03-10T20:41:00Z">
          <w:pPr/>
        </w:pPrChange>
      </w:pPr>
      <w:ins w:id="310" w:author="Innerbichler Franz" w:date="2019-03-10T12:40:00Z">
        <w:r>
          <w:rPr>
            <w:noProof/>
          </w:rPr>
          <w:drawing>
            <wp:inline distT="0" distB="0" distL="0" distR="0" wp14:anchorId="5C51FEFE" wp14:editId="17DB8221">
              <wp:extent cx="3571875" cy="3505200"/>
              <wp:effectExtent l="0" t="0" r="0" b="0"/>
              <wp:docPr id="576428091"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3">
                        <a:extLst>
                          <a:ext uri="{28A0092B-C50C-407E-A947-70E740481C1C}">
                            <a14:useLocalDpi xmlns:a14="http://schemas.microsoft.com/office/drawing/2010/main" val="0"/>
                          </a:ext>
                        </a:extLst>
                      </a:blip>
                      <a:stretch>
                        <a:fillRect/>
                      </a:stretch>
                    </pic:blipFill>
                    <pic:spPr>
                      <a:xfrm>
                        <a:off x="0" y="0"/>
                        <a:ext cx="3571875" cy="3505200"/>
                      </a:xfrm>
                      <a:prstGeom prst="rect">
                        <a:avLst/>
                      </a:prstGeom>
                    </pic:spPr>
                  </pic:pic>
                </a:graphicData>
              </a:graphic>
            </wp:inline>
          </w:drawing>
        </w:r>
      </w:ins>
    </w:p>
    <w:p w14:paraId="486912D0" w14:textId="1A749CE7" w:rsidR="40B84BFF" w:rsidRDefault="0013635C" w:rsidP="00E45802">
      <w:pPr>
        <w:pStyle w:val="Beschriftung"/>
        <w:jc w:val="center"/>
        <w:pPrChange w:id="311" w:author="Innerbichler Franz" w:date="2019-03-10T20:57:00Z">
          <w:pPr/>
        </w:pPrChange>
      </w:pPr>
      <w:bookmarkStart w:id="312" w:name="_Toc3147213"/>
      <w:ins w:id="313" w:author="Innerbichler Franz" w:date="2019-03-10T20:41:00Z">
        <w:r>
          <w:t xml:space="preserve">Abbildung </w:t>
        </w:r>
      </w:ins>
      <w:ins w:id="314" w:author="Innerbichler Franz" w:date="2019-03-10T21:49:00Z">
        <w:r w:rsidR="00A51811">
          <w:fldChar w:fldCharType="begin"/>
        </w:r>
        <w:r w:rsidR="00A51811">
          <w:instrText xml:space="preserve"> SEQ Abbildung \* ARABIC </w:instrText>
        </w:r>
      </w:ins>
      <w:r w:rsidR="00A51811">
        <w:fldChar w:fldCharType="separate"/>
      </w:r>
      <w:ins w:id="315" w:author="Innerbichler Franz" w:date="2019-03-10T21:50:00Z">
        <w:r w:rsidR="00A51811">
          <w:rPr>
            <w:noProof/>
          </w:rPr>
          <w:t>3</w:t>
        </w:r>
      </w:ins>
      <w:ins w:id="316" w:author="Innerbichler Franz" w:date="2019-03-10T21:49:00Z">
        <w:r w:rsidR="00A51811">
          <w:fldChar w:fldCharType="end"/>
        </w:r>
      </w:ins>
      <w:ins w:id="317" w:author="Innerbichler Franz" w:date="2019-03-10T20:42:00Z">
        <w:r w:rsidR="00AB2E20">
          <w:t xml:space="preserve"> </w:t>
        </w:r>
        <w:proofErr w:type="spellStart"/>
        <w:r w:rsidR="003C0567">
          <w:t>Spektrenplot</w:t>
        </w:r>
        <w:proofErr w:type="spellEnd"/>
        <w:r w:rsidR="003C0567">
          <w:t xml:space="preserve"> in Software R </w:t>
        </w:r>
        <w:r w:rsidR="00AB2E20">
          <w:t>mit Paket „</w:t>
        </w:r>
        <w:proofErr w:type="spellStart"/>
        <w:r w:rsidR="00AB2E20">
          <w:t>hyperspec</w:t>
        </w:r>
        <w:proofErr w:type="spellEnd"/>
        <w:r w:rsidR="00AB2E20">
          <w:t>“</w:t>
        </w:r>
      </w:ins>
      <w:bookmarkEnd w:id="312"/>
    </w:p>
    <w:p w14:paraId="3AC83957" w14:textId="6B4CFC1A" w:rsidR="00910081" w:rsidRPr="00910081" w:rsidRDefault="0029309F" w:rsidP="00910081">
      <w:pPr>
        <w:pStyle w:val="berschrift1"/>
        <w:numPr>
          <w:ilvl w:val="0"/>
          <w:numId w:val="1"/>
        </w:numPr>
      </w:pPr>
      <w:bookmarkStart w:id="318" w:name="_Toc3146705"/>
      <w:r>
        <w:t>Implementierung</w:t>
      </w:r>
      <w:bookmarkEnd w:id="318"/>
    </w:p>
    <w:p w14:paraId="730F602C" w14:textId="309368ED" w:rsidR="0029309F" w:rsidRDefault="0029309F" w:rsidP="0029309F">
      <w:pPr>
        <w:rPr>
          <w:lang w:eastAsia="x-none"/>
        </w:rPr>
      </w:pPr>
      <w:r>
        <w:rPr>
          <w:lang w:eastAsia="x-none"/>
        </w:rPr>
        <w:t xml:space="preserve">In diesem Abschnitt werden die Implementierung und die Funktionen der Algorithmen in Python Schritt für Schritt erklärt. Zum besseren Verständnis sind Screenshots mit relevantem Code ergänzt. </w:t>
      </w:r>
      <w:r w:rsidR="00910081">
        <w:rPr>
          <w:lang w:eastAsia="x-none"/>
        </w:rPr>
        <w:t>Als Datenbank wird ein Apache Cassandra Cluster verwendet.</w:t>
      </w:r>
    </w:p>
    <w:p w14:paraId="26896710" w14:textId="70FE5D4D" w:rsidR="00910081" w:rsidRDefault="00910081" w:rsidP="00910081">
      <w:pPr>
        <w:pStyle w:val="berschrift2"/>
        <w:rPr>
          <w:lang w:val="de-DE"/>
        </w:rPr>
      </w:pPr>
      <w:bookmarkStart w:id="319" w:name="_Toc3146706"/>
      <w:r>
        <w:rPr>
          <w:lang w:val="de-DE"/>
        </w:rPr>
        <w:t>Python Bibliotheken</w:t>
      </w:r>
      <w:bookmarkEnd w:id="319"/>
    </w:p>
    <w:p w14:paraId="7B138B86" w14:textId="1BEFE967" w:rsidR="00910081" w:rsidRPr="00910081" w:rsidRDefault="00910081" w:rsidP="00910081">
      <w:pPr>
        <w:rPr>
          <w:lang w:eastAsia="x-none"/>
        </w:rPr>
      </w:pPr>
      <w:r>
        <w:rPr>
          <w:lang w:eastAsia="x-none"/>
        </w:rPr>
        <w:t xml:space="preserve">Um die Funktionalität von Python zu erweitern wird häufig mit Programmbibliotheken gearbeitet. Für eine Vielzahl von Einsatz- und Anwendungsfällen gibt es diese Bibliotheken. Der in dieser Arbeit behandelte Sachverhalt erfordert wissenschaftliche, numerische Berechnungen und mathematische Darstellungen und Visualisierungen wie Matrizen und Vektoren. Die besten Ergebnisse liefert eine Kombination aus den Bibliotheken </w:t>
      </w:r>
      <w:proofErr w:type="spellStart"/>
      <w:r>
        <w:rPr>
          <w:lang w:eastAsia="x-none"/>
        </w:rPr>
        <w:t>NumPy</w:t>
      </w:r>
      <w:proofErr w:type="spellEnd"/>
      <w:r>
        <w:rPr>
          <w:lang w:eastAsia="x-none"/>
        </w:rPr>
        <w:t xml:space="preserve">, </w:t>
      </w:r>
      <w:proofErr w:type="spellStart"/>
      <w:r>
        <w:rPr>
          <w:lang w:eastAsia="x-none"/>
        </w:rPr>
        <w:t>Matplotlib</w:t>
      </w:r>
      <w:proofErr w:type="spellEnd"/>
      <w:r>
        <w:rPr>
          <w:lang w:eastAsia="x-none"/>
        </w:rPr>
        <w:t xml:space="preserve">, </w:t>
      </w:r>
      <w:proofErr w:type="spellStart"/>
      <w:r>
        <w:rPr>
          <w:lang w:eastAsia="x-none"/>
        </w:rPr>
        <w:t>SciPy</w:t>
      </w:r>
      <w:proofErr w:type="spellEnd"/>
      <w:r>
        <w:rPr>
          <w:lang w:eastAsia="x-none"/>
        </w:rPr>
        <w:t xml:space="preserve">, </w:t>
      </w:r>
      <w:proofErr w:type="spellStart"/>
      <w:r>
        <w:rPr>
          <w:lang w:eastAsia="x-none"/>
        </w:rPr>
        <w:t>pandas</w:t>
      </w:r>
      <w:proofErr w:type="spellEnd"/>
      <w:r>
        <w:rPr>
          <w:lang w:eastAsia="x-none"/>
        </w:rPr>
        <w:t xml:space="preserve"> und </w:t>
      </w:r>
      <w:proofErr w:type="spellStart"/>
      <w:r>
        <w:rPr>
          <w:lang w:eastAsia="x-none"/>
        </w:rPr>
        <w:t>scikit-learn</w:t>
      </w:r>
      <w:proofErr w:type="spellEnd"/>
      <w:r>
        <w:rPr>
          <w:lang w:eastAsia="x-none"/>
        </w:rPr>
        <w:t>. Die Ausgabe der Ergebnisse soll in einem PDF-Dokument erfolgen, deshalb wird zusätzlich noch die xhtml2PDF-Bibliothek verwendet. Für die Erzeugung von .</w:t>
      </w:r>
      <w:proofErr w:type="spellStart"/>
      <w:r>
        <w:rPr>
          <w:lang w:eastAsia="x-none"/>
        </w:rPr>
        <w:t>csv</w:t>
      </w:r>
      <w:proofErr w:type="spellEnd"/>
      <w:r>
        <w:rPr>
          <w:lang w:eastAsia="x-none"/>
        </w:rPr>
        <w:t xml:space="preserve">-Dateien wird auf ein </w:t>
      </w:r>
      <w:proofErr w:type="spellStart"/>
      <w:r>
        <w:rPr>
          <w:lang w:eastAsia="x-none"/>
        </w:rPr>
        <w:t>Git</w:t>
      </w:r>
      <w:proofErr w:type="spellEnd"/>
      <w:r>
        <w:rPr>
          <w:lang w:eastAsia="x-none"/>
        </w:rPr>
        <w:t>-Repository zurückgegriffen. Eine Beschreibung erfolgt im Kapitel 5.1.</w:t>
      </w:r>
    </w:p>
    <w:p w14:paraId="2FE966BB" w14:textId="77777777" w:rsidR="0029309F" w:rsidRDefault="0029309F" w:rsidP="0029309F">
      <w:pPr>
        <w:pStyle w:val="berschrift2"/>
        <w:numPr>
          <w:ilvl w:val="1"/>
          <w:numId w:val="1"/>
        </w:numPr>
      </w:pPr>
      <w:bookmarkStart w:id="320" w:name="_Toc3146707"/>
      <w:r>
        <w:lastRenderedPageBreak/>
        <w:t>Funktionen</w:t>
      </w:r>
      <w:bookmarkEnd w:id="320"/>
    </w:p>
    <w:p w14:paraId="2816D965" w14:textId="77777777" w:rsidR="0029309F" w:rsidRPr="00A557E4" w:rsidRDefault="0029309F" w:rsidP="0029309F">
      <w:pPr>
        <w:pStyle w:val="berschrift3"/>
      </w:pPr>
      <w:bookmarkStart w:id="321" w:name="_Toc3146708"/>
      <w:r w:rsidRPr="35BDE7B9">
        <w:t>Datenbankerstellung</w:t>
      </w:r>
      <w:bookmarkEnd w:id="321"/>
    </w:p>
    <w:p w14:paraId="0F9EB9C8" w14:textId="0770E4AB" w:rsidR="0029309F" w:rsidRPr="00A557E4" w:rsidRDefault="0029309F" w:rsidP="0029309F">
      <w:r>
        <w:rPr>
          <w:noProof/>
        </w:rPr>
        <w:drawing>
          <wp:anchor distT="0" distB="0" distL="114300" distR="114300" simplePos="0" relativeHeight="251569152" behindDoc="0" locked="0" layoutInCell="1" allowOverlap="1" wp14:anchorId="71BC5CEE" wp14:editId="6245F9D0">
            <wp:simplePos x="0" y="0"/>
            <wp:positionH relativeFrom="margin">
              <wp:align>center</wp:align>
            </wp:positionH>
            <wp:positionV relativeFrom="paragraph">
              <wp:posOffset>955324</wp:posOffset>
            </wp:positionV>
            <wp:extent cx="4572000" cy="1647825"/>
            <wp:effectExtent l="0" t="0" r="0" b="9525"/>
            <wp:wrapTopAndBottom/>
            <wp:docPr id="19959832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4">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anchor>
        </w:drawing>
      </w:r>
      <w:r>
        <w:t>D</w:t>
      </w:r>
      <w:ins w:id="322" w:author="Hauser Alexander Johannes" w:date="2019-03-08T08:41:00Z">
        <w:r w:rsidR="77D4E3D7">
          <w:t>er</w:t>
        </w:r>
      </w:ins>
      <w:del w:id="323" w:author="Hauser Alexander Johannes" w:date="2019-03-08T08:40:00Z">
        <w:r w:rsidDel="3BCA231E">
          <w:delText>r</w:delText>
        </w:r>
      </w:del>
      <w:r w:rsidRPr="35BDE7B9">
        <w:t xml:space="preserve"> </w:t>
      </w:r>
      <w:r>
        <w:t>„</w:t>
      </w:r>
      <w:proofErr w:type="spellStart"/>
      <w:r w:rsidRPr="35BDE7B9">
        <w:t>pyDataHelper</w:t>
      </w:r>
      <w:proofErr w:type="spellEnd"/>
      <w:r>
        <w:t>“</w:t>
      </w:r>
      <w:r w:rsidRPr="35BDE7B9">
        <w:t xml:space="preserve"> beinhaltet alle Funktionen, die sich mit der Erstellung oder Manipulation der Datenbasis befassen.</w:t>
      </w:r>
      <w:r>
        <w:t xml:space="preserve"> Die Funktion „</w:t>
      </w:r>
      <w:proofErr w:type="spellStart"/>
      <w:r w:rsidRPr="3BCA231E">
        <w:rPr>
          <w:b/>
        </w:rPr>
        <w:t>createColumnHeaders</w:t>
      </w:r>
      <w:proofErr w:type="spellEnd"/>
      <w:r w:rsidRPr="3BCA231E">
        <w:rPr>
          <w:b/>
        </w:rPr>
        <w:t>(switch)</w:t>
      </w:r>
      <w:r w:rsidRPr="00563687">
        <w:t xml:space="preserve">“ </w:t>
      </w:r>
      <w:r>
        <w:t>e</w:t>
      </w:r>
      <w:r w:rsidRPr="35BDE7B9">
        <w:t xml:space="preserve">rzeugt die </w:t>
      </w:r>
      <w:r>
        <w:t>Spaltenüberschriften</w:t>
      </w:r>
      <w:r w:rsidRPr="35BDE7B9">
        <w:t xml:space="preserve"> für die Datentabelle. </w:t>
      </w:r>
      <w:r>
        <w:t>Ziel ist</w:t>
      </w:r>
      <w:r w:rsidRPr="35BDE7B9">
        <w:t xml:space="preserve"> die </w:t>
      </w:r>
      <w:r>
        <w:t xml:space="preserve">effiziente Erzeugung von </w:t>
      </w:r>
      <w:r w:rsidRPr="35BDE7B9">
        <w:t>3</w:t>
      </w:r>
      <w:r>
        <w:t>.</w:t>
      </w:r>
      <w:r w:rsidRPr="35BDE7B9">
        <w:t xml:space="preserve">326 </w:t>
      </w:r>
      <w:r>
        <w:t>Spaltenüberschriften</w:t>
      </w:r>
      <w:r w:rsidRPr="35BDE7B9">
        <w:t>. Die Variable switch nimmt hierbei Werte von 1 oder 2 an. Option 1 erzeugt die Spalten und Datentypbezeichnungen für das Create</w:t>
      </w:r>
      <w:r>
        <w:t>-</w:t>
      </w:r>
      <w:r w:rsidRPr="35BDE7B9">
        <w:t>Statement, Option 2 erzeugt lediglich die Spaltennamen für die</w:t>
      </w:r>
      <w:r>
        <w:t xml:space="preserve"> Abfragen</w:t>
      </w:r>
      <w:r w:rsidRPr="35BDE7B9">
        <w:t>.</w:t>
      </w:r>
    </w:p>
    <w:p w14:paraId="5749E913" w14:textId="77777777" w:rsidR="0029309F" w:rsidRPr="00A557E4" w:rsidRDefault="0029309F" w:rsidP="0029309F"/>
    <w:p w14:paraId="497F5951" w14:textId="0593C3F6" w:rsidR="0029309F" w:rsidRPr="00DC4E52" w:rsidRDefault="0029309F" w:rsidP="0029309F">
      <w:pPr>
        <w:pStyle w:val="Beschriftung"/>
        <w:jc w:val="center"/>
        <w:rPr>
          <w:lang w:val="en-US"/>
        </w:rPr>
      </w:pPr>
      <w:bookmarkStart w:id="324" w:name="_Toc3147214"/>
      <w:proofErr w:type="spellStart"/>
      <w:r w:rsidRPr="002A750C">
        <w:rPr>
          <w:lang w:val="en-US"/>
        </w:rPr>
        <w:t>Abbildung</w:t>
      </w:r>
      <w:proofErr w:type="spellEnd"/>
      <w:r w:rsidRPr="002A750C">
        <w:rPr>
          <w:lang w:val="en-US"/>
        </w:rPr>
        <w:t xml:space="preserve"> </w:t>
      </w:r>
      <w:ins w:id="325"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326" w:author="Innerbichler Franz" w:date="2019-03-10T21:50:00Z">
        <w:r w:rsidR="00A51811">
          <w:rPr>
            <w:noProof/>
            <w:lang w:val="en-US"/>
          </w:rPr>
          <w:t>4</w:t>
        </w:r>
      </w:ins>
      <w:ins w:id="327" w:author="Innerbichler Franz" w:date="2019-03-10T21:49:00Z">
        <w:r w:rsidR="00A51811">
          <w:rPr>
            <w:lang w:val="en-US"/>
          </w:rPr>
          <w:fldChar w:fldCharType="end"/>
        </w:r>
      </w:ins>
      <w:del w:id="328" w:author="Innerbichler Franz" w:date="2019-03-10T21:49:00Z">
        <w:r w:rsidDel="00A51811">
          <w:fldChar w:fldCharType="begin"/>
        </w:r>
        <w:r w:rsidRPr="002A750C" w:rsidDel="00A51811">
          <w:rPr>
            <w:lang w:val="en-US"/>
          </w:rPr>
          <w:delInstrText xml:space="preserve"> SEQ Abbildung \* ARABIC </w:delInstrText>
        </w:r>
        <w:r w:rsidDel="00A51811">
          <w:fldChar w:fldCharType="separate"/>
        </w:r>
      </w:del>
      <w:del w:id="329" w:author="Innerbichler Franz" w:date="2019-03-10T15:52:00Z">
        <w:r w:rsidR="00396647" w:rsidDel="00E9694C">
          <w:rPr>
            <w:noProof/>
            <w:lang w:val="en-US"/>
          </w:rPr>
          <w:delText>2</w:delText>
        </w:r>
      </w:del>
      <w:del w:id="330" w:author="Innerbichler Franz" w:date="2019-03-10T21:49:00Z">
        <w:r w:rsidDel="00A51811">
          <w:fldChar w:fldCharType="end"/>
        </w:r>
      </w:del>
      <w:r w:rsidRPr="002A750C">
        <w:rPr>
          <w:lang w:val="en-US"/>
        </w:rPr>
        <w:t xml:space="preserve">: Screenshot </w:t>
      </w:r>
      <w:r>
        <w:rPr>
          <w:lang w:val="en-US"/>
        </w:rPr>
        <w:t>“</w:t>
      </w:r>
      <w:r w:rsidRPr="002A750C">
        <w:rPr>
          <w:lang w:val="en-US"/>
        </w:rPr>
        <w:t xml:space="preserve">def </w:t>
      </w:r>
      <w:proofErr w:type="spellStart"/>
      <w:r w:rsidRPr="002A750C">
        <w:rPr>
          <w:lang w:val="en-US"/>
        </w:rPr>
        <w:t>createColumnHeaders</w:t>
      </w:r>
      <w:proofErr w:type="spellEnd"/>
      <w:r w:rsidRPr="002A750C">
        <w:rPr>
          <w:lang w:val="en-US"/>
        </w:rPr>
        <w:t>(switch</w:t>
      </w:r>
      <w:r>
        <w:rPr>
          <w:lang w:val="en-US"/>
        </w:rPr>
        <w:t>):”</w:t>
      </w:r>
      <w:bookmarkEnd w:id="324"/>
    </w:p>
    <w:p w14:paraId="359242FB" w14:textId="77777777" w:rsidR="0029309F" w:rsidRPr="00A557E4" w:rsidRDefault="0029309F" w:rsidP="0029309F">
      <w:r>
        <w:rPr>
          <w:noProof/>
        </w:rPr>
        <w:drawing>
          <wp:anchor distT="0" distB="0" distL="114300" distR="114300" simplePos="0" relativeHeight="251578368" behindDoc="0" locked="0" layoutInCell="1" allowOverlap="1" wp14:anchorId="318D9B5F" wp14:editId="208E5A30">
            <wp:simplePos x="0" y="0"/>
            <wp:positionH relativeFrom="margin">
              <wp:align>center</wp:align>
            </wp:positionH>
            <wp:positionV relativeFrom="paragraph">
              <wp:posOffset>613220</wp:posOffset>
            </wp:positionV>
            <wp:extent cx="4572000" cy="942975"/>
            <wp:effectExtent l="0" t="0" r="0" b="9525"/>
            <wp:wrapTopAndBottom/>
            <wp:docPr id="146278483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5">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anchor>
        </w:drawing>
      </w:r>
      <w:r w:rsidRPr="35BDE7B9">
        <w:t>Die Funktion</w:t>
      </w:r>
      <w:r>
        <w:t xml:space="preserve"> </w:t>
      </w:r>
      <w:proofErr w:type="spellStart"/>
      <w:r w:rsidRPr="001E1F0A">
        <w:rPr>
          <w:b/>
        </w:rPr>
        <w:t>createTable</w:t>
      </w:r>
      <w:proofErr w:type="spellEnd"/>
      <w:r w:rsidRPr="001E1F0A">
        <w:rPr>
          <w:b/>
        </w:rPr>
        <w:t>(</w:t>
      </w:r>
      <w:proofErr w:type="spellStart"/>
      <w:proofErr w:type="gramStart"/>
      <w:r w:rsidRPr="001E1F0A">
        <w:rPr>
          <w:b/>
        </w:rPr>
        <w:t>query,headers</w:t>
      </w:r>
      <w:proofErr w:type="spellEnd"/>
      <w:proofErr w:type="gramEnd"/>
      <w:r w:rsidRPr="001E1F0A">
        <w:rPr>
          <w:b/>
        </w:rPr>
        <w:t>)</w:t>
      </w:r>
      <w:r w:rsidRPr="35BDE7B9">
        <w:t xml:space="preserve"> dient dazu, die Daten</w:t>
      </w:r>
      <w:r>
        <w:t xml:space="preserve">- </w:t>
      </w:r>
      <w:r w:rsidRPr="35BDE7B9">
        <w:t xml:space="preserve">und Trainingstabelle zu erstellen. Hierzu wird das Create-Statement in Form eines Strings und die </w:t>
      </w:r>
      <w:r>
        <w:t>Überschrift</w:t>
      </w:r>
      <w:r w:rsidRPr="35BDE7B9">
        <w:t xml:space="preserve"> als </w:t>
      </w:r>
      <w:proofErr w:type="spellStart"/>
      <w:r w:rsidRPr="35BDE7B9">
        <w:t>Result</w:t>
      </w:r>
      <w:proofErr w:type="spellEnd"/>
      <w:r w:rsidRPr="35BDE7B9">
        <w:t xml:space="preserve">-String der Funktion </w:t>
      </w:r>
      <w:proofErr w:type="spellStart"/>
      <w:r w:rsidRPr="35BDE7B9">
        <w:t>createColumnHeaders</w:t>
      </w:r>
      <w:proofErr w:type="spellEnd"/>
      <w:r w:rsidRPr="35BDE7B9">
        <w:t xml:space="preserve"> übergeben.</w:t>
      </w:r>
    </w:p>
    <w:p w14:paraId="472066C2" w14:textId="6887CB7F" w:rsidR="0029309F" w:rsidRPr="009D5DBB" w:rsidRDefault="0029309F" w:rsidP="0029309F">
      <w:pPr>
        <w:pStyle w:val="Beschriftung"/>
        <w:jc w:val="center"/>
        <w:rPr>
          <w:lang w:val="en-US"/>
        </w:rPr>
      </w:pPr>
      <w:bookmarkStart w:id="331" w:name="_Toc3147215"/>
      <w:proofErr w:type="spellStart"/>
      <w:r w:rsidRPr="009D5DBB">
        <w:rPr>
          <w:lang w:val="en-US"/>
        </w:rPr>
        <w:t>Abbildung</w:t>
      </w:r>
      <w:proofErr w:type="spellEnd"/>
      <w:r w:rsidRPr="009D5DBB">
        <w:rPr>
          <w:lang w:val="en-US"/>
        </w:rPr>
        <w:t xml:space="preserve"> </w:t>
      </w:r>
      <w:ins w:id="332"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333" w:author="Innerbichler Franz" w:date="2019-03-10T21:49:00Z">
        <w:r w:rsidR="00A51811">
          <w:rPr>
            <w:noProof/>
            <w:lang w:val="en-US"/>
          </w:rPr>
          <w:t>5</w:t>
        </w:r>
        <w:r w:rsidR="00A51811">
          <w:rPr>
            <w:lang w:val="en-US"/>
          </w:rPr>
          <w:fldChar w:fldCharType="end"/>
        </w:r>
      </w:ins>
      <w:del w:id="334" w:author="Innerbichler Franz" w:date="2019-03-10T21:49:00Z">
        <w:r w:rsidDel="00A51811">
          <w:fldChar w:fldCharType="begin"/>
        </w:r>
        <w:r w:rsidRPr="009D5DBB" w:rsidDel="00A51811">
          <w:rPr>
            <w:lang w:val="en-US"/>
          </w:rPr>
          <w:delInstrText xml:space="preserve"> SEQ Abbildung \* ARABIC </w:delInstrText>
        </w:r>
        <w:r w:rsidDel="00A51811">
          <w:fldChar w:fldCharType="separate"/>
        </w:r>
      </w:del>
      <w:del w:id="335" w:author="Innerbichler Franz" w:date="2019-03-10T15:52:00Z">
        <w:r w:rsidR="00396647" w:rsidDel="00E9694C">
          <w:rPr>
            <w:noProof/>
            <w:lang w:val="en-US"/>
          </w:rPr>
          <w:delText>3</w:delText>
        </w:r>
      </w:del>
      <w:del w:id="336" w:author="Innerbichler Franz" w:date="2019-03-10T21:49:00Z">
        <w:r w:rsidDel="00A51811">
          <w:fldChar w:fldCharType="end"/>
        </w:r>
      </w:del>
      <w:r w:rsidRPr="009D5DBB">
        <w:rPr>
          <w:lang w:val="en-US"/>
        </w:rPr>
        <w:t xml:space="preserve">: </w:t>
      </w:r>
      <w:r>
        <w:rPr>
          <w:lang w:val="en-US"/>
        </w:rPr>
        <w:t>Screenshot “</w:t>
      </w:r>
      <w:r w:rsidRPr="009D5DBB">
        <w:rPr>
          <w:lang w:val="en-US"/>
        </w:rPr>
        <w:t xml:space="preserve">def </w:t>
      </w:r>
      <w:proofErr w:type="spellStart"/>
      <w:proofErr w:type="gramStart"/>
      <w:r w:rsidRPr="009D5DBB">
        <w:rPr>
          <w:lang w:val="en-US"/>
        </w:rPr>
        <w:t>createTable</w:t>
      </w:r>
      <w:proofErr w:type="spellEnd"/>
      <w:r w:rsidRPr="009D5DBB">
        <w:rPr>
          <w:lang w:val="en-US"/>
        </w:rPr>
        <w:t>(</w:t>
      </w:r>
      <w:proofErr w:type="gramEnd"/>
      <w:r w:rsidRPr="009D5DBB">
        <w:rPr>
          <w:lang w:val="en-US"/>
        </w:rPr>
        <w:t>query, headers):</w:t>
      </w:r>
      <w:r>
        <w:rPr>
          <w:lang w:val="en-US"/>
        </w:rPr>
        <w:t>”</w:t>
      </w:r>
      <w:bookmarkEnd w:id="331"/>
    </w:p>
    <w:p w14:paraId="4112F692" w14:textId="77777777" w:rsidR="0029309F" w:rsidRPr="001E2934" w:rsidRDefault="0029309F" w:rsidP="0029309F">
      <w:pPr>
        <w:rPr>
          <w:lang w:val="en-US"/>
        </w:rPr>
      </w:pPr>
    </w:p>
    <w:p w14:paraId="0F8A0D91" w14:textId="77777777" w:rsidR="0029309F" w:rsidRPr="00A557E4" w:rsidRDefault="0029309F" w:rsidP="0029309F">
      <w:pPr>
        <w:pStyle w:val="berschrift3"/>
      </w:pPr>
      <w:bookmarkStart w:id="337" w:name="_Toc3146709"/>
      <w:r>
        <w:rPr>
          <w:lang w:val="de-DE"/>
        </w:rPr>
        <w:t>Initialisieren und Konvertieren</w:t>
      </w:r>
      <w:bookmarkEnd w:id="337"/>
    </w:p>
    <w:p w14:paraId="3E3734F0" w14:textId="77777777" w:rsidR="0029309F" w:rsidRDefault="0029309F" w:rsidP="0029309F">
      <w:r w:rsidRPr="35BDE7B9">
        <w:t>Das Raman-</w:t>
      </w:r>
      <w:r>
        <w:t>Spektrometer</w:t>
      </w:r>
      <w:r w:rsidRPr="35BDE7B9">
        <w:t xml:space="preserve"> liefert die Daten in einer fixierten Nomenklatur (YYYY-MM-DDHH-MM-SS_SECTRUM.SPC)</w:t>
      </w:r>
      <w:r>
        <w:t>. Fü</w:t>
      </w:r>
      <w:r w:rsidRPr="35BDE7B9">
        <w:t xml:space="preserve">r die Weiterverarbeitung </w:t>
      </w:r>
      <w:r>
        <w:t xml:space="preserve">wird </w:t>
      </w:r>
      <w:r w:rsidRPr="35BDE7B9">
        <w:t xml:space="preserve">das Datum aus dem Dateinamen extrahiert. Dies </w:t>
      </w:r>
      <w:r>
        <w:t>g</w:t>
      </w:r>
      <w:r w:rsidRPr="35BDE7B9">
        <w:t>eschieht in dem die ersten zehn Zeichen des Dateinamens extrahiert und von der Funktion</w:t>
      </w:r>
      <w:r>
        <w:t xml:space="preserve"> </w:t>
      </w:r>
      <w:proofErr w:type="spellStart"/>
      <w:r w:rsidRPr="00000124">
        <w:rPr>
          <w:b/>
        </w:rPr>
        <w:t>f</w:t>
      </w:r>
      <w:r w:rsidRPr="00D14DB0">
        <w:rPr>
          <w:b/>
        </w:rPr>
        <w:t>ormatFileName</w:t>
      </w:r>
      <w:proofErr w:type="spellEnd"/>
      <w:r w:rsidRPr="00D14DB0">
        <w:rPr>
          <w:b/>
        </w:rPr>
        <w:t>(</w:t>
      </w:r>
      <w:proofErr w:type="spellStart"/>
      <w:r w:rsidRPr="00D14DB0">
        <w:rPr>
          <w:b/>
        </w:rPr>
        <w:t>filename</w:t>
      </w:r>
      <w:proofErr w:type="spellEnd"/>
      <w:r w:rsidRPr="00D14DB0">
        <w:rPr>
          <w:b/>
        </w:rPr>
        <w:t>)</w:t>
      </w:r>
      <w:r>
        <w:t xml:space="preserve"> </w:t>
      </w:r>
      <w:r w:rsidRPr="35BDE7B9">
        <w:t>zurückgegeben werden.</w:t>
      </w:r>
    </w:p>
    <w:p w14:paraId="66F6BD0B" w14:textId="1ACE99F3" w:rsidR="0029309F" w:rsidRPr="00A557E4" w:rsidRDefault="00596F59" w:rsidP="0029309F">
      <w:r>
        <w:rPr>
          <w:noProof/>
        </w:rPr>
        <mc:AlternateContent>
          <mc:Choice Requires="wps">
            <w:drawing>
              <wp:anchor distT="0" distB="0" distL="114300" distR="114300" simplePos="0" relativeHeight="251596800" behindDoc="0" locked="0" layoutInCell="1" allowOverlap="1" wp14:anchorId="1026B2A4" wp14:editId="02F4BAED">
                <wp:simplePos x="0" y="0"/>
                <wp:positionH relativeFrom="margin">
                  <wp:align>center</wp:align>
                </wp:positionH>
                <wp:positionV relativeFrom="paragraph">
                  <wp:posOffset>1150515</wp:posOffset>
                </wp:positionV>
                <wp:extent cx="3848100"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41BA1A5A" w14:textId="449D274C" w:rsidR="001147A8" w:rsidRPr="002C2241" w:rsidRDefault="001147A8" w:rsidP="0029309F">
                            <w:pPr>
                              <w:pStyle w:val="Beschriftung"/>
                              <w:jc w:val="center"/>
                              <w:rPr>
                                <w:noProof/>
                                <w:sz w:val="20"/>
                              </w:rPr>
                            </w:pPr>
                            <w:bookmarkStart w:id="338" w:name="_Toc3147216"/>
                            <w:r>
                              <w:t xml:space="preserve">Abbildung </w:t>
                            </w:r>
                            <w:ins w:id="339" w:author="Innerbichler Franz" w:date="2019-03-10T21:49:00Z">
                              <w:r w:rsidR="00A51811">
                                <w:fldChar w:fldCharType="begin"/>
                              </w:r>
                              <w:r w:rsidR="00A51811">
                                <w:instrText xml:space="preserve"> SEQ Abbildung \* ARABIC </w:instrText>
                              </w:r>
                            </w:ins>
                            <w:r w:rsidR="00A51811">
                              <w:fldChar w:fldCharType="separate"/>
                            </w:r>
                            <w:ins w:id="340" w:author="Innerbichler Franz" w:date="2019-03-10T21:49:00Z">
                              <w:r w:rsidR="00A51811">
                                <w:rPr>
                                  <w:noProof/>
                                </w:rPr>
                                <w:t>6</w:t>
                              </w:r>
                              <w:r w:rsidR="00A51811">
                                <w:fldChar w:fldCharType="end"/>
                              </w:r>
                            </w:ins>
                            <w:del w:id="341" w:author="Innerbichler Franz" w:date="2019-03-10T21:49:00Z">
                              <w:r w:rsidDel="00A51811">
                                <w:fldChar w:fldCharType="begin"/>
                              </w:r>
                              <w:r w:rsidDel="00A51811">
                                <w:delInstrText xml:space="preserve"> SEQ Abbildung \* ARABIC </w:delInstrText>
                              </w:r>
                              <w:r w:rsidDel="00A51811">
                                <w:fldChar w:fldCharType="separate"/>
                              </w:r>
                            </w:del>
                            <w:del w:id="342" w:author="Innerbichler Franz" w:date="2019-03-10T15:52:00Z">
                              <w:r w:rsidDel="00E9694C">
                                <w:rPr>
                                  <w:noProof/>
                                </w:rPr>
                                <w:delText>4</w:delText>
                              </w:r>
                            </w:del>
                            <w:del w:id="343" w:author="Innerbichler Franz" w:date="2019-03-10T21:49:00Z">
                              <w:r w:rsidDel="00A51811">
                                <w:fldChar w:fldCharType="end"/>
                              </w:r>
                            </w:del>
                            <w:r>
                              <w:t>: Screenshot "</w:t>
                            </w:r>
                            <w:proofErr w:type="spellStart"/>
                            <w:r>
                              <w:t>def</w:t>
                            </w:r>
                            <w:proofErr w:type="spellEnd"/>
                            <w:r>
                              <w:t xml:space="preserve"> </w:t>
                            </w:r>
                            <w:proofErr w:type="spellStart"/>
                            <w:r>
                              <w:t>formatFileName</w:t>
                            </w:r>
                            <w:proofErr w:type="spellEnd"/>
                            <w:r>
                              <w:t>(</w:t>
                            </w:r>
                            <w:proofErr w:type="spellStart"/>
                            <w:r>
                              <w:t>filename</w:t>
                            </w:r>
                            <w:proofErr w:type="spellEnd"/>
                            <w:r>
                              <w:t>):"</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6B2A4" id="Textfeld 3" o:spid="_x0000_s1027" type="#_x0000_t202" style="position:absolute;left:0;text-align:left;margin-left:0;margin-top:90.6pt;width:303pt;height:.05pt;z-index:251596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" stroked="f">
                <v:textbox style="mso-fit-shape-to-text:t" inset="0,0,0,0">
                  <w:txbxContent>
                    <w:p w14:paraId="41BA1A5A" w14:textId="449D274C" w:rsidR="001147A8" w:rsidRPr="002C2241" w:rsidRDefault="001147A8" w:rsidP="0029309F">
                      <w:pPr>
                        <w:pStyle w:val="Beschriftung"/>
                        <w:jc w:val="center"/>
                        <w:rPr>
                          <w:noProof/>
                          <w:sz w:val="20"/>
                        </w:rPr>
                      </w:pPr>
                      <w:bookmarkStart w:id="344" w:name="_Toc3147216"/>
                      <w:r>
                        <w:t xml:space="preserve">Abbildung </w:t>
                      </w:r>
                      <w:ins w:id="345" w:author="Innerbichler Franz" w:date="2019-03-10T21:49:00Z">
                        <w:r w:rsidR="00A51811">
                          <w:fldChar w:fldCharType="begin"/>
                        </w:r>
                        <w:r w:rsidR="00A51811">
                          <w:instrText xml:space="preserve"> SEQ Abbildung \* ARABIC </w:instrText>
                        </w:r>
                      </w:ins>
                      <w:r w:rsidR="00A51811">
                        <w:fldChar w:fldCharType="separate"/>
                      </w:r>
                      <w:ins w:id="346" w:author="Innerbichler Franz" w:date="2019-03-10T21:49:00Z">
                        <w:r w:rsidR="00A51811">
                          <w:rPr>
                            <w:noProof/>
                          </w:rPr>
                          <w:t>6</w:t>
                        </w:r>
                        <w:r w:rsidR="00A51811">
                          <w:fldChar w:fldCharType="end"/>
                        </w:r>
                      </w:ins>
                      <w:del w:id="347" w:author="Innerbichler Franz" w:date="2019-03-10T21:49:00Z">
                        <w:r w:rsidDel="00A51811">
                          <w:fldChar w:fldCharType="begin"/>
                        </w:r>
                        <w:r w:rsidDel="00A51811">
                          <w:delInstrText xml:space="preserve"> SEQ Abbildung \* ARABIC </w:delInstrText>
                        </w:r>
                        <w:r w:rsidDel="00A51811">
                          <w:fldChar w:fldCharType="separate"/>
                        </w:r>
                      </w:del>
                      <w:del w:id="348" w:author="Innerbichler Franz" w:date="2019-03-10T15:52:00Z">
                        <w:r w:rsidDel="00E9694C">
                          <w:rPr>
                            <w:noProof/>
                          </w:rPr>
                          <w:delText>4</w:delText>
                        </w:r>
                      </w:del>
                      <w:del w:id="349" w:author="Innerbichler Franz" w:date="2019-03-10T21:49:00Z">
                        <w:r w:rsidDel="00A51811">
                          <w:fldChar w:fldCharType="end"/>
                        </w:r>
                      </w:del>
                      <w:r>
                        <w:t>: Screenshot "</w:t>
                      </w:r>
                      <w:proofErr w:type="spellStart"/>
                      <w:r>
                        <w:t>def</w:t>
                      </w:r>
                      <w:proofErr w:type="spellEnd"/>
                      <w:r>
                        <w:t xml:space="preserve"> </w:t>
                      </w:r>
                      <w:proofErr w:type="spellStart"/>
                      <w:r>
                        <w:t>formatFileName</w:t>
                      </w:r>
                      <w:proofErr w:type="spellEnd"/>
                      <w:r>
                        <w:t>(</w:t>
                      </w:r>
                      <w:proofErr w:type="spellStart"/>
                      <w:r>
                        <w:t>filename</w:t>
                      </w:r>
                      <w:proofErr w:type="spellEnd"/>
                      <w:r>
                        <w:t>):"</w:t>
                      </w:r>
                      <w:bookmarkEnd w:id="344"/>
                    </w:p>
                  </w:txbxContent>
                </v:textbox>
                <w10:wrap type="topAndBottom" anchorx="margin"/>
              </v:shape>
            </w:pict>
          </mc:Fallback>
        </mc:AlternateContent>
      </w:r>
      <w:r>
        <w:rPr>
          <w:noProof/>
        </w:rPr>
        <w:drawing>
          <wp:anchor distT="0" distB="0" distL="114300" distR="114300" simplePos="0" relativeHeight="251587584" behindDoc="0" locked="0" layoutInCell="1" allowOverlap="1" wp14:anchorId="0DE6D826" wp14:editId="1CDE6F77">
            <wp:simplePos x="0" y="0"/>
            <wp:positionH relativeFrom="margin">
              <wp:align>center</wp:align>
            </wp:positionH>
            <wp:positionV relativeFrom="paragraph">
              <wp:posOffset>85</wp:posOffset>
            </wp:positionV>
            <wp:extent cx="3848100" cy="1066800"/>
            <wp:effectExtent l="0" t="0" r="0" b="0"/>
            <wp:wrapTopAndBottom/>
            <wp:docPr id="28751194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6">
                      <a:extLst>
                        <a:ext uri="{28A0092B-C50C-407E-A947-70E740481C1C}">
                          <a14:useLocalDpi xmlns:a14="http://schemas.microsoft.com/office/drawing/2010/main" val="0"/>
                        </a:ext>
                      </a:extLst>
                    </a:blip>
                    <a:stretch>
                      <a:fillRect/>
                    </a:stretch>
                  </pic:blipFill>
                  <pic:spPr>
                    <a:xfrm>
                      <a:off x="0" y="0"/>
                      <a:ext cx="3848100" cy="1066800"/>
                    </a:xfrm>
                    <a:prstGeom prst="rect">
                      <a:avLst/>
                    </a:prstGeom>
                  </pic:spPr>
                </pic:pic>
              </a:graphicData>
            </a:graphic>
          </wp:anchor>
        </w:drawing>
      </w:r>
    </w:p>
    <w:p w14:paraId="22BF3161" w14:textId="43EE4A05" w:rsidR="0029309F" w:rsidRDefault="0029309F" w:rsidP="0029309F">
      <w:r>
        <w:rPr>
          <w:noProof/>
        </w:rPr>
        <w:lastRenderedPageBreak/>
        <mc:AlternateContent>
          <mc:Choice Requires="wps">
            <w:drawing>
              <wp:anchor distT="0" distB="0" distL="114300" distR="114300" simplePos="0" relativeHeight="251615232" behindDoc="0" locked="0" layoutInCell="1" allowOverlap="1" wp14:anchorId="2D44F044" wp14:editId="57A9D4D0">
                <wp:simplePos x="0" y="0"/>
                <wp:positionH relativeFrom="column">
                  <wp:posOffset>700405</wp:posOffset>
                </wp:positionH>
                <wp:positionV relativeFrom="paragraph">
                  <wp:posOffset>1767205</wp:posOffset>
                </wp:positionV>
                <wp:extent cx="4572000" cy="635"/>
                <wp:effectExtent l="0" t="0" r="0" b="0"/>
                <wp:wrapTopAndBottom/>
                <wp:docPr id="5" name="Textfeld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FE7228D" w14:textId="686F9034" w:rsidR="001147A8" w:rsidRPr="00C73D4D" w:rsidRDefault="001147A8" w:rsidP="0029309F">
                            <w:pPr>
                              <w:pStyle w:val="Beschriftung"/>
                              <w:jc w:val="center"/>
                              <w:rPr>
                                <w:noProof/>
                                <w:sz w:val="20"/>
                              </w:rPr>
                            </w:pPr>
                            <w:bookmarkStart w:id="350" w:name="_Toc3147217"/>
                            <w:r>
                              <w:t xml:space="preserve">Abbildung </w:t>
                            </w:r>
                            <w:ins w:id="351" w:author="Innerbichler Franz" w:date="2019-03-10T21:49:00Z">
                              <w:r w:rsidR="00A51811">
                                <w:fldChar w:fldCharType="begin"/>
                              </w:r>
                              <w:r w:rsidR="00A51811">
                                <w:instrText xml:space="preserve"> SEQ Abbildung \* ARABIC </w:instrText>
                              </w:r>
                            </w:ins>
                            <w:r w:rsidR="00A51811">
                              <w:fldChar w:fldCharType="separate"/>
                            </w:r>
                            <w:ins w:id="352" w:author="Innerbichler Franz" w:date="2019-03-10T21:49:00Z">
                              <w:r w:rsidR="00A51811">
                                <w:rPr>
                                  <w:noProof/>
                                </w:rPr>
                                <w:t>7</w:t>
                              </w:r>
                              <w:r w:rsidR="00A51811">
                                <w:fldChar w:fldCharType="end"/>
                              </w:r>
                            </w:ins>
                            <w:del w:id="353" w:author="Innerbichler Franz" w:date="2019-03-10T21:49:00Z">
                              <w:r w:rsidDel="00A51811">
                                <w:fldChar w:fldCharType="begin"/>
                              </w:r>
                              <w:r w:rsidDel="00A51811">
                                <w:delInstrText xml:space="preserve"> SEQ Abbildung \* ARABIC </w:delInstrText>
                              </w:r>
                              <w:r w:rsidDel="00A51811">
                                <w:fldChar w:fldCharType="separate"/>
                              </w:r>
                            </w:del>
                            <w:del w:id="354" w:author="Innerbichler Franz" w:date="2019-03-10T15:52:00Z">
                              <w:r w:rsidDel="00E9694C">
                                <w:rPr>
                                  <w:noProof/>
                                </w:rPr>
                                <w:delText>5</w:delText>
                              </w:r>
                            </w:del>
                            <w:del w:id="355" w:author="Innerbichler Franz" w:date="2019-03-10T21:49:00Z">
                              <w:r w:rsidDel="00A51811">
                                <w:fldChar w:fldCharType="end"/>
                              </w:r>
                            </w:del>
                            <w:r>
                              <w:t>: Screenshot "</w:t>
                            </w:r>
                            <w:proofErr w:type="spellStart"/>
                            <w:r>
                              <w:t>def</w:t>
                            </w:r>
                            <w:proofErr w:type="spellEnd"/>
                            <w:r>
                              <w:t xml:space="preserve"> </w:t>
                            </w:r>
                            <w:proofErr w:type="spellStart"/>
                            <w:proofErr w:type="gramStart"/>
                            <w:r>
                              <w:t>getlastID</w:t>
                            </w:r>
                            <w:proofErr w:type="spellEnd"/>
                            <w:r>
                              <w:t>(</w:t>
                            </w:r>
                            <w:proofErr w:type="gramEnd"/>
                            <w:r>
                              <w:t>):"</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4F044" id="Textfeld 5" o:spid="_x0000_s1028" type="#_x0000_t202" style="position:absolute;left:0;text-align:left;margin-left:55.15pt;margin-top:139.15pt;width:5in;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" stroked="f">
                <v:textbox style="mso-fit-shape-to-text:t" inset="0,0,0,0">
                  <w:txbxContent>
                    <w:p w14:paraId="3FE7228D" w14:textId="686F9034" w:rsidR="001147A8" w:rsidRPr="00C73D4D" w:rsidRDefault="001147A8" w:rsidP="0029309F">
                      <w:pPr>
                        <w:pStyle w:val="Beschriftung"/>
                        <w:jc w:val="center"/>
                        <w:rPr>
                          <w:noProof/>
                          <w:sz w:val="20"/>
                        </w:rPr>
                      </w:pPr>
                      <w:bookmarkStart w:id="356" w:name="_Toc3147217"/>
                      <w:r>
                        <w:t xml:space="preserve">Abbildung </w:t>
                      </w:r>
                      <w:ins w:id="357" w:author="Innerbichler Franz" w:date="2019-03-10T21:49:00Z">
                        <w:r w:rsidR="00A51811">
                          <w:fldChar w:fldCharType="begin"/>
                        </w:r>
                        <w:r w:rsidR="00A51811">
                          <w:instrText xml:space="preserve"> SEQ Abbildung \* ARABIC </w:instrText>
                        </w:r>
                      </w:ins>
                      <w:r w:rsidR="00A51811">
                        <w:fldChar w:fldCharType="separate"/>
                      </w:r>
                      <w:ins w:id="358" w:author="Innerbichler Franz" w:date="2019-03-10T21:49:00Z">
                        <w:r w:rsidR="00A51811">
                          <w:rPr>
                            <w:noProof/>
                          </w:rPr>
                          <w:t>7</w:t>
                        </w:r>
                        <w:r w:rsidR="00A51811">
                          <w:fldChar w:fldCharType="end"/>
                        </w:r>
                      </w:ins>
                      <w:del w:id="359" w:author="Innerbichler Franz" w:date="2019-03-10T21:49:00Z">
                        <w:r w:rsidDel="00A51811">
                          <w:fldChar w:fldCharType="begin"/>
                        </w:r>
                        <w:r w:rsidDel="00A51811">
                          <w:delInstrText xml:space="preserve"> SEQ Abbildung \* ARABIC </w:delInstrText>
                        </w:r>
                        <w:r w:rsidDel="00A51811">
                          <w:fldChar w:fldCharType="separate"/>
                        </w:r>
                      </w:del>
                      <w:del w:id="360" w:author="Innerbichler Franz" w:date="2019-03-10T15:52:00Z">
                        <w:r w:rsidDel="00E9694C">
                          <w:rPr>
                            <w:noProof/>
                          </w:rPr>
                          <w:delText>5</w:delText>
                        </w:r>
                      </w:del>
                      <w:del w:id="361" w:author="Innerbichler Franz" w:date="2019-03-10T21:49:00Z">
                        <w:r w:rsidDel="00A51811">
                          <w:fldChar w:fldCharType="end"/>
                        </w:r>
                      </w:del>
                      <w:r>
                        <w:t>: Screenshot "</w:t>
                      </w:r>
                      <w:proofErr w:type="spellStart"/>
                      <w:r>
                        <w:t>def</w:t>
                      </w:r>
                      <w:proofErr w:type="spellEnd"/>
                      <w:r>
                        <w:t xml:space="preserve"> </w:t>
                      </w:r>
                      <w:proofErr w:type="spellStart"/>
                      <w:proofErr w:type="gramStart"/>
                      <w:r>
                        <w:t>getlastID</w:t>
                      </w:r>
                      <w:proofErr w:type="spellEnd"/>
                      <w:r>
                        <w:t>(</w:t>
                      </w:r>
                      <w:proofErr w:type="gramEnd"/>
                      <w:r>
                        <w:t>):"</w:t>
                      </w:r>
                      <w:bookmarkEnd w:id="356"/>
                    </w:p>
                  </w:txbxContent>
                </v:textbox>
                <w10:wrap type="topAndBottom"/>
              </v:shape>
            </w:pict>
          </mc:Fallback>
        </mc:AlternateContent>
      </w:r>
      <w:r>
        <w:rPr>
          <w:noProof/>
        </w:rPr>
        <w:drawing>
          <wp:anchor distT="0" distB="0" distL="114300" distR="114300" simplePos="0" relativeHeight="251606016" behindDoc="0" locked="0" layoutInCell="1" allowOverlap="1" wp14:anchorId="5DC87E1E" wp14:editId="36A5318E">
            <wp:simplePos x="0" y="0"/>
            <wp:positionH relativeFrom="margin">
              <wp:align>center</wp:align>
            </wp:positionH>
            <wp:positionV relativeFrom="paragraph">
              <wp:posOffset>662305</wp:posOffset>
            </wp:positionV>
            <wp:extent cx="4572000" cy="1047750"/>
            <wp:effectExtent l="0" t="0" r="0" b="0"/>
            <wp:wrapTopAndBottom/>
            <wp:docPr id="137492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7">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anchor>
        </w:drawing>
      </w:r>
      <w:r w:rsidRPr="35BDE7B9">
        <w:t>Cassandra unterstützt im Rahmen ihrer Funktionalität keine</w:t>
      </w:r>
      <w:r>
        <w:t xml:space="preserve"> automatische Erhöhung der Zeilennummer</w:t>
      </w:r>
      <w:r w:rsidRPr="35BDE7B9">
        <w:t xml:space="preserve"> </w:t>
      </w:r>
      <w:r>
        <w:t>(</w:t>
      </w:r>
      <w:r w:rsidRPr="35BDE7B9">
        <w:t>Auto-</w:t>
      </w:r>
      <w:proofErr w:type="spellStart"/>
      <w:r w:rsidRPr="35BDE7B9">
        <w:t>Increment</w:t>
      </w:r>
      <w:proofErr w:type="spellEnd"/>
      <w:r>
        <w:t>).</w:t>
      </w:r>
      <w:r w:rsidRPr="35BDE7B9">
        <w:t xml:space="preserve"> Dahingehend wurde diese Anforderung so gelöst, dass die Funktion</w:t>
      </w:r>
      <w:r>
        <w:t xml:space="preserve"> </w:t>
      </w:r>
      <w:proofErr w:type="spellStart"/>
      <w:proofErr w:type="gramStart"/>
      <w:r w:rsidRPr="00431BE0">
        <w:rPr>
          <w:b/>
        </w:rPr>
        <w:t>getlastID</w:t>
      </w:r>
      <w:proofErr w:type="spellEnd"/>
      <w:r w:rsidRPr="00431BE0">
        <w:rPr>
          <w:b/>
        </w:rPr>
        <w:t>(</w:t>
      </w:r>
      <w:proofErr w:type="gramEnd"/>
      <w:r w:rsidRPr="00431BE0">
        <w:rPr>
          <w:b/>
        </w:rPr>
        <w:t>)</w:t>
      </w:r>
      <w:r>
        <w:t xml:space="preserve"> </w:t>
      </w:r>
      <w:r w:rsidRPr="35BDE7B9">
        <w:t>bei jedem Import die maximale ID + 1 zurückgibt.</w:t>
      </w:r>
    </w:p>
    <w:p w14:paraId="1BD61CAC" w14:textId="0FFFDC54" w:rsidR="0029309F" w:rsidRPr="00A557E4" w:rsidRDefault="0029309F" w:rsidP="0029309F"/>
    <w:p w14:paraId="0016C270" w14:textId="4CA0F00D" w:rsidR="0029309F" w:rsidRPr="00431BE0" w:rsidRDefault="0029309F" w:rsidP="0029309F">
      <w:pPr>
        <w:rPr>
          <w:b/>
        </w:rPr>
      </w:pPr>
      <w:r w:rsidRPr="35BDE7B9">
        <w:t xml:space="preserve">Die Funktion </w:t>
      </w:r>
      <w:proofErr w:type="spellStart"/>
      <w:proofErr w:type="gramStart"/>
      <w:r w:rsidRPr="00431BE0">
        <w:rPr>
          <w:b/>
        </w:rPr>
        <w:t>InitialData</w:t>
      </w:r>
      <w:proofErr w:type="spellEnd"/>
      <w:r w:rsidRPr="00431BE0">
        <w:rPr>
          <w:b/>
        </w:rPr>
        <w:t>(</w:t>
      </w:r>
      <w:proofErr w:type="gramEnd"/>
      <w:r w:rsidRPr="00431BE0">
        <w:rPr>
          <w:b/>
        </w:rPr>
        <w:t>)</w:t>
      </w:r>
      <w:r>
        <w:rPr>
          <w:b/>
        </w:rPr>
        <w:t xml:space="preserve"> </w:t>
      </w:r>
      <w:r w:rsidRPr="35BDE7B9">
        <w:t xml:space="preserve">wird nur einmalig aufgerufen um den ersten Eintrag in der Datentabelle zu schreiben. </w:t>
      </w:r>
      <w:r>
        <w:t xml:space="preserve">Wäre </w:t>
      </w:r>
      <w:del w:id="362" w:author="Innerbichler Franz" w:date="2019-03-10T20:44:00Z">
        <w:r w:rsidDel="00FC3DB9">
          <w:delText xml:space="preserve">des </w:delText>
        </w:r>
      </w:del>
      <w:ins w:id="363" w:author="Innerbichler Franz" w:date="2019-03-10T20:44:00Z">
        <w:r w:rsidR="00FC3DB9">
          <w:t xml:space="preserve">das </w:t>
        </w:r>
      </w:ins>
      <w:r>
        <w:t>nicht der Fall, würde</w:t>
      </w:r>
      <w:r w:rsidRPr="35BDE7B9">
        <w:t xml:space="preserve"> die Funktion </w:t>
      </w:r>
      <w:proofErr w:type="spellStart"/>
      <w:proofErr w:type="gramStart"/>
      <w:r>
        <w:t>g</w:t>
      </w:r>
      <w:r w:rsidRPr="35BDE7B9">
        <w:t>etlastID</w:t>
      </w:r>
      <w:proofErr w:type="spellEnd"/>
      <w:r w:rsidRPr="35BDE7B9">
        <w:t>(</w:t>
      </w:r>
      <w:proofErr w:type="gramEnd"/>
      <w:r w:rsidRPr="35BDE7B9">
        <w:t xml:space="preserve">) einen Fehler </w:t>
      </w:r>
      <w:r>
        <w:t>erzeugen</w:t>
      </w:r>
      <w:r w:rsidRPr="35BDE7B9">
        <w:t>. Diese Zeile wird in der Analyse ausgeklammert.</w:t>
      </w:r>
    </w:p>
    <w:p w14:paraId="042DEEE6" w14:textId="77777777" w:rsidR="0029309F" w:rsidRPr="00A557E4" w:rsidRDefault="0029309F" w:rsidP="0029309F">
      <w:r>
        <w:rPr>
          <w:noProof/>
        </w:rPr>
        <mc:AlternateContent>
          <mc:Choice Requires="wps">
            <w:drawing>
              <wp:anchor distT="0" distB="0" distL="114300" distR="114300" simplePos="0" relativeHeight="251633664" behindDoc="0" locked="0" layoutInCell="1" allowOverlap="1" wp14:anchorId="2C8F8EFD" wp14:editId="1A6D545B">
                <wp:simplePos x="0" y="0"/>
                <wp:positionH relativeFrom="column">
                  <wp:posOffset>700405</wp:posOffset>
                </wp:positionH>
                <wp:positionV relativeFrom="paragraph">
                  <wp:posOffset>763905</wp:posOffset>
                </wp:positionV>
                <wp:extent cx="457200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D4BFA5F" w14:textId="34981A80" w:rsidR="001147A8" w:rsidRPr="002D476D" w:rsidRDefault="001147A8" w:rsidP="0029309F">
                            <w:pPr>
                              <w:pStyle w:val="Beschriftung"/>
                              <w:jc w:val="center"/>
                              <w:rPr>
                                <w:noProof/>
                                <w:sz w:val="20"/>
                              </w:rPr>
                            </w:pPr>
                            <w:bookmarkStart w:id="364" w:name="_Toc3147218"/>
                            <w:r>
                              <w:t xml:space="preserve">Abbildung </w:t>
                            </w:r>
                            <w:ins w:id="365" w:author="Innerbichler Franz" w:date="2019-03-10T21:49:00Z">
                              <w:r w:rsidR="00A51811">
                                <w:fldChar w:fldCharType="begin"/>
                              </w:r>
                              <w:r w:rsidR="00A51811">
                                <w:instrText xml:space="preserve"> SEQ Abbildung \* ARABIC </w:instrText>
                              </w:r>
                            </w:ins>
                            <w:r w:rsidR="00A51811">
                              <w:fldChar w:fldCharType="separate"/>
                            </w:r>
                            <w:ins w:id="366" w:author="Innerbichler Franz" w:date="2019-03-10T21:49:00Z">
                              <w:r w:rsidR="00A51811">
                                <w:rPr>
                                  <w:noProof/>
                                </w:rPr>
                                <w:t>8</w:t>
                              </w:r>
                              <w:r w:rsidR="00A51811">
                                <w:fldChar w:fldCharType="end"/>
                              </w:r>
                            </w:ins>
                            <w:del w:id="367" w:author="Innerbichler Franz" w:date="2019-03-10T21:49:00Z">
                              <w:r w:rsidDel="00A51811">
                                <w:fldChar w:fldCharType="begin"/>
                              </w:r>
                              <w:r w:rsidDel="00A51811">
                                <w:delInstrText xml:space="preserve"> SEQ Abbildung \* ARABIC </w:delInstrText>
                              </w:r>
                              <w:r w:rsidDel="00A51811">
                                <w:fldChar w:fldCharType="separate"/>
                              </w:r>
                            </w:del>
                            <w:del w:id="368" w:author="Innerbichler Franz" w:date="2019-03-10T15:52:00Z">
                              <w:r w:rsidDel="00E9694C">
                                <w:rPr>
                                  <w:noProof/>
                                </w:rPr>
                                <w:delText>6</w:delText>
                              </w:r>
                            </w:del>
                            <w:del w:id="369" w:author="Innerbichler Franz" w:date="2019-03-10T21:49:00Z">
                              <w:r w:rsidDel="00A51811">
                                <w:fldChar w:fldCharType="end"/>
                              </w:r>
                            </w:del>
                            <w:r>
                              <w:t>: Screenshot "</w:t>
                            </w:r>
                            <w:proofErr w:type="spellStart"/>
                            <w:r>
                              <w:t>def</w:t>
                            </w:r>
                            <w:proofErr w:type="spellEnd"/>
                            <w:r>
                              <w:t xml:space="preserve"> </w:t>
                            </w:r>
                            <w:proofErr w:type="spellStart"/>
                            <w:proofErr w:type="gramStart"/>
                            <w:r>
                              <w:t>initialData</w:t>
                            </w:r>
                            <w:proofErr w:type="spellEnd"/>
                            <w:r>
                              <w:t>(</w:t>
                            </w:r>
                            <w:proofErr w:type="gramEnd"/>
                            <w:r>
                              <w:t>):"</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F8EFD" id="Textfeld 7" o:spid="_x0000_s1029" type="#_x0000_t202" style="position:absolute;left:0;text-align:left;margin-left:55.15pt;margin-top:60.15pt;width:5in;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" stroked="f">
                <v:textbox style="mso-fit-shape-to-text:t" inset="0,0,0,0">
                  <w:txbxContent>
                    <w:p w14:paraId="2D4BFA5F" w14:textId="34981A80" w:rsidR="001147A8" w:rsidRPr="002D476D" w:rsidRDefault="001147A8" w:rsidP="0029309F">
                      <w:pPr>
                        <w:pStyle w:val="Beschriftung"/>
                        <w:jc w:val="center"/>
                        <w:rPr>
                          <w:noProof/>
                          <w:sz w:val="20"/>
                        </w:rPr>
                      </w:pPr>
                      <w:bookmarkStart w:id="370" w:name="_Toc3147218"/>
                      <w:r>
                        <w:t xml:space="preserve">Abbildung </w:t>
                      </w:r>
                      <w:ins w:id="371" w:author="Innerbichler Franz" w:date="2019-03-10T21:49:00Z">
                        <w:r w:rsidR="00A51811">
                          <w:fldChar w:fldCharType="begin"/>
                        </w:r>
                        <w:r w:rsidR="00A51811">
                          <w:instrText xml:space="preserve"> SEQ Abbildung \* ARABIC </w:instrText>
                        </w:r>
                      </w:ins>
                      <w:r w:rsidR="00A51811">
                        <w:fldChar w:fldCharType="separate"/>
                      </w:r>
                      <w:ins w:id="372" w:author="Innerbichler Franz" w:date="2019-03-10T21:49:00Z">
                        <w:r w:rsidR="00A51811">
                          <w:rPr>
                            <w:noProof/>
                          </w:rPr>
                          <w:t>8</w:t>
                        </w:r>
                        <w:r w:rsidR="00A51811">
                          <w:fldChar w:fldCharType="end"/>
                        </w:r>
                      </w:ins>
                      <w:del w:id="373" w:author="Innerbichler Franz" w:date="2019-03-10T21:49:00Z">
                        <w:r w:rsidDel="00A51811">
                          <w:fldChar w:fldCharType="begin"/>
                        </w:r>
                        <w:r w:rsidDel="00A51811">
                          <w:delInstrText xml:space="preserve"> SEQ Abbildung \* ARABIC </w:delInstrText>
                        </w:r>
                        <w:r w:rsidDel="00A51811">
                          <w:fldChar w:fldCharType="separate"/>
                        </w:r>
                      </w:del>
                      <w:del w:id="374" w:author="Innerbichler Franz" w:date="2019-03-10T15:52:00Z">
                        <w:r w:rsidDel="00E9694C">
                          <w:rPr>
                            <w:noProof/>
                          </w:rPr>
                          <w:delText>6</w:delText>
                        </w:r>
                      </w:del>
                      <w:del w:id="375" w:author="Innerbichler Franz" w:date="2019-03-10T21:49:00Z">
                        <w:r w:rsidDel="00A51811">
                          <w:fldChar w:fldCharType="end"/>
                        </w:r>
                      </w:del>
                      <w:r>
                        <w:t>: Screenshot "</w:t>
                      </w:r>
                      <w:proofErr w:type="spellStart"/>
                      <w:r>
                        <w:t>def</w:t>
                      </w:r>
                      <w:proofErr w:type="spellEnd"/>
                      <w:r>
                        <w:t xml:space="preserve"> </w:t>
                      </w:r>
                      <w:proofErr w:type="spellStart"/>
                      <w:proofErr w:type="gramStart"/>
                      <w:r>
                        <w:t>initialData</w:t>
                      </w:r>
                      <w:proofErr w:type="spellEnd"/>
                      <w:r>
                        <w:t>(</w:t>
                      </w:r>
                      <w:proofErr w:type="gramEnd"/>
                      <w:r>
                        <w:t>):"</w:t>
                      </w:r>
                      <w:bookmarkEnd w:id="370"/>
                    </w:p>
                  </w:txbxContent>
                </v:textbox>
                <w10:wrap type="topAndBottom"/>
              </v:shape>
            </w:pict>
          </mc:Fallback>
        </mc:AlternateContent>
      </w:r>
      <w:r>
        <w:rPr>
          <w:noProof/>
        </w:rPr>
        <w:drawing>
          <wp:anchor distT="0" distB="0" distL="114300" distR="114300" simplePos="0" relativeHeight="251624448" behindDoc="0" locked="0" layoutInCell="1" allowOverlap="1" wp14:anchorId="6F49F5BB" wp14:editId="0364FC80">
            <wp:simplePos x="0" y="0"/>
            <wp:positionH relativeFrom="margin">
              <wp:align>center</wp:align>
            </wp:positionH>
            <wp:positionV relativeFrom="paragraph">
              <wp:posOffset>21106</wp:posOffset>
            </wp:positionV>
            <wp:extent cx="4572000" cy="685800"/>
            <wp:effectExtent l="0" t="0" r="0" b="0"/>
            <wp:wrapTopAndBottom/>
            <wp:docPr id="199559814"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8">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anchor>
        </w:drawing>
      </w:r>
    </w:p>
    <w:p w14:paraId="7132A779" w14:textId="77777777" w:rsidR="0029309F" w:rsidRPr="0083550E" w:rsidRDefault="0029309F" w:rsidP="0029309F">
      <w:r>
        <w:rPr>
          <w:noProof/>
        </w:rPr>
        <mc:AlternateContent>
          <mc:Choice Requires="wps">
            <w:drawing>
              <wp:anchor distT="0" distB="0" distL="114300" distR="114300" simplePos="0" relativeHeight="251652096" behindDoc="0" locked="0" layoutInCell="1" allowOverlap="1" wp14:anchorId="54376DD3" wp14:editId="6D7D21C0">
                <wp:simplePos x="0" y="0"/>
                <wp:positionH relativeFrom="column">
                  <wp:posOffset>700405</wp:posOffset>
                </wp:positionH>
                <wp:positionV relativeFrom="paragraph">
                  <wp:posOffset>1955165</wp:posOffset>
                </wp:positionV>
                <wp:extent cx="457200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2724FCA" w14:textId="1B13A848" w:rsidR="001147A8" w:rsidRPr="00A8527A" w:rsidRDefault="001147A8" w:rsidP="0029309F">
                            <w:pPr>
                              <w:pStyle w:val="Beschriftung"/>
                              <w:jc w:val="center"/>
                              <w:rPr>
                                <w:noProof/>
                                <w:sz w:val="20"/>
                                <w:lang w:val="en-US"/>
                              </w:rPr>
                            </w:pPr>
                            <w:bookmarkStart w:id="376" w:name="_Toc3147219"/>
                            <w:proofErr w:type="spellStart"/>
                            <w:r w:rsidRPr="00A8527A">
                              <w:rPr>
                                <w:lang w:val="en-US"/>
                              </w:rPr>
                              <w:t>Abbildung</w:t>
                            </w:r>
                            <w:proofErr w:type="spellEnd"/>
                            <w:r w:rsidRPr="00A8527A">
                              <w:rPr>
                                <w:lang w:val="en-US"/>
                              </w:rPr>
                              <w:t xml:space="preserve"> </w:t>
                            </w:r>
                            <w:ins w:id="377"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378" w:author="Innerbichler Franz" w:date="2019-03-10T21:49:00Z">
                              <w:r w:rsidR="00A51811">
                                <w:rPr>
                                  <w:noProof/>
                                  <w:lang w:val="en-US"/>
                                </w:rPr>
                                <w:t>9</w:t>
                              </w:r>
                              <w:r w:rsidR="00A51811">
                                <w:rPr>
                                  <w:lang w:val="en-US"/>
                                </w:rPr>
                                <w:fldChar w:fldCharType="end"/>
                              </w:r>
                            </w:ins>
                            <w:del w:id="379" w:author="Innerbichler Franz" w:date="2019-03-10T21:49:00Z">
                              <w:r w:rsidDel="00A51811">
                                <w:fldChar w:fldCharType="begin"/>
                              </w:r>
                              <w:r w:rsidRPr="00A8527A" w:rsidDel="00A51811">
                                <w:rPr>
                                  <w:lang w:val="en-US"/>
                                </w:rPr>
                                <w:delInstrText xml:space="preserve"> SEQ Abbildung \* ARABIC </w:delInstrText>
                              </w:r>
                              <w:r w:rsidDel="00A51811">
                                <w:fldChar w:fldCharType="separate"/>
                              </w:r>
                            </w:del>
                            <w:del w:id="380" w:author="Innerbichler Franz" w:date="2019-03-10T15:52:00Z">
                              <w:r w:rsidDel="00E9694C">
                                <w:rPr>
                                  <w:noProof/>
                                  <w:lang w:val="en-US"/>
                                </w:rPr>
                                <w:delText>7</w:delText>
                              </w:r>
                            </w:del>
                            <w:del w:id="381" w:author="Innerbichler Franz" w:date="2019-03-10T21:49:00Z">
                              <w:r w:rsidDel="00A51811">
                                <w:fldChar w:fldCharType="end"/>
                              </w:r>
                            </w:del>
                            <w:r w:rsidRPr="00A8527A">
                              <w:rPr>
                                <w:lang w:val="en-US"/>
                              </w:rPr>
                              <w:t xml:space="preserve">: Screenshot "def </w:t>
                            </w:r>
                            <w:proofErr w:type="spellStart"/>
                            <w:r w:rsidRPr="00A8527A">
                              <w:rPr>
                                <w:lang w:val="en-US"/>
                              </w:rPr>
                              <w:t>convertSPC</w:t>
                            </w:r>
                            <w:proofErr w:type="spellEnd"/>
                            <w:r w:rsidRPr="00A8527A">
                              <w:rPr>
                                <w:lang w:val="en-US"/>
                              </w:rPr>
                              <w:t>(</w:t>
                            </w:r>
                            <w:proofErr w:type="spellStart"/>
                            <w:r w:rsidRPr="00A8527A">
                              <w:rPr>
                                <w:lang w:val="en-US"/>
                              </w:rPr>
                              <w:t>filepath</w:t>
                            </w:r>
                            <w:proofErr w:type="spellEnd"/>
                            <w:r w:rsidRPr="00A8527A">
                              <w:rPr>
                                <w:lang w:val="en-US"/>
                              </w:rPr>
                              <w:t>):"</w:t>
                            </w:r>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76DD3" id="Textfeld 8" o:spid="_x0000_s1030" type="#_x0000_t202" style="position:absolute;left:0;text-align:left;margin-left:55.15pt;margin-top:153.95pt;width:5in;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" stroked="f">
                <v:textbox style="mso-fit-shape-to-text:t" inset="0,0,0,0">
                  <w:txbxContent>
                    <w:p w14:paraId="22724FCA" w14:textId="1B13A848" w:rsidR="001147A8" w:rsidRPr="00A8527A" w:rsidRDefault="001147A8" w:rsidP="0029309F">
                      <w:pPr>
                        <w:pStyle w:val="Beschriftung"/>
                        <w:jc w:val="center"/>
                        <w:rPr>
                          <w:noProof/>
                          <w:sz w:val="20"/>
                          <w:lang w:val="en-US"/>
                        </w:rPr>
                      </w:pPr>
                      <w:bookmarkStart w:id="382" w:name="_Toc3147219"/>
                      <w:proofErr w:type="spellStart"/>
                      <w:r w:rsidRPr="00A8527A">
                        <w:rPr>
                          <w:lang w:val="en-US"/>
                        </w:rPr>
                        <w:t>Abbildung</w:t>
                      </w:r>
                      <w:proofErr w:type="spellEnd"/>
                      <w:r w:rsidRPr="00A8527A">
                        <w:rPr>
                          <w:lang w:val="en-US"/>
                        </w:rPr>
                        <w:t xml:space="preserve"> </w:t>
                      </w:r>
                      <w:ins w:id="383"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384" w:author="Innerbichler Franz" w:date="2019-03-10T21:49:00Z">
                        <w:r w:rsidR="00A51811">
                          <w:rPr>
                            <w:noProof/>
                            <w:lang w:val="en-US"/>
                          </w:rPr>
                          <w:t>9</w:t>
                        </w:r>
                        <w:r w:rsidR="00A51811">
                          <w:rPr>
                            <w:lang w:val="en-US"/>
                          </w:rPr>
                          <w:fldChar w:fldCharType="end"/>
                        </w:r>
                      </w:ins>
                      <w:del w:id="385" w:author="Innerbichler Franz" w:date="2019-03-10T21:49:00Z">
                        <w:r w:rsidDel="00A51811">
                          <w:fldChar w:fldCharType="begin"/>
                        </w:r>
                        <w:r w:rsidRPr="00A8527A" w:rsidDel="00A51811">
                          <w:rPr>
                            <w:lang w:val="en-US"/>
                          </w:rPr>
                          <w:delInstrText xml:space="preserve"> SEQ Abbildung \* ARABIC </w:delInstrText>
                        </w:r>
                        <w:r w:rsidDel="00A51811">
                          <w:fldChar w:fldCharType="separate"/>
                        </w:r>
                      </w:del>
                      <w:del w:id="386" w:author="Innerbichler Franz" w:date="2019-03-10T15:52:00Z">
                        <w:r w:rsidDel="00E9694C">
                          <w:rPr>
                            <w:noProof/>
                            <w:lang w:val="en-US"/>
                          </w:rPr>
                          <w:delText>7</w:delText>
                        </w:r>
                      </w:del>
                      <w:del w:id="387" w:author="Innerbichler Franz" w:date="2019-03-10T21:49:00Z">
                        <w:r w:rsidDel="00A51811">
                          <w:fldChar w:fldCharType="end"/>
                        </w:r>
                      </w:del>
                      <w:r w:rsidRPr="00A8527A">
                        <w:rPr>
                          <w:lang w:val="en-US"/>
                        </w:rPr>
                        <w:t xml:space="preserve">: Screenshot "def </w:t>
                      </w:r>
                      <w:proofErr w:type="spellStart"/>
                      <w:r w:rsidRPr="00A8527A">
                        <w:rPr>
                          <w:lang w:val="en-US"/>
                        </w:rPr>
                        <w:t>convertSPC</w:t>
                      </w:r>
                      <w:proofErr w:type="spellEnd"/>
                      <w:r w:rsidRPr="00A8527A">
                        <w:rPr>
                          <w:lang w:val="en-US"/>
                        </w:rPr>
                        <w:t>(</w:t>
                      </w:r>
                      <w:proofErr w:type="spellStart"/>
                      <w:r w:rsidRPr="00A8527A">
                        <w:rPr>
                          <w:lang w:val="en-US"/>
                        </w:rPr>
                        <w:t>filepath</w:t>
                      </w:r>
                      <w:proofErr w:type="spellEnd"/>
                      <w:r w:rsidRPr="00A8527A">
                        <w:rPr>
                          <w:lang w:val="en-US"/>
                        </w:rPr>
                        <w:t>):"</w:t>
                      </w:r>
                      <w:bookmarkEnd w:id="382"/>
                    </w:p>
                  </w:txbxContent>
                </v:textbox>
                <w10:wrap type="topAndBottom"/>
              </v:shape>
            </w:pict>
          </mc:Fallback>
        </mc:AlternateContent>
      </w:r>
      <w:r w:rsidRPr="35BDE7B9">
        <w:t>D</w:t>
      </w:r>
      <w:r>
        <w:t>as Raman-Spektrometer erzeugt die Daten im SPC-Format. Dieses ist für eine weitere Verarbeitung ungeeignet. Es erfolgt deshalb eine Konvertierung in das CSV-Format.</w:t>
      </w:r>
      <w:r>
        <w:rPr>
          <w:rStyle w:val="Funotenzeichen"/>
        </w:rPr>
        <w:footnoteReference w:id="10"/>
      </w:r>
      <w:r>
        <w:t xml:space="preserve"> Mit der Funktion </w:t>
      </w:r>
      <w:proofErr w:type="spellStart"/>
      <w:r w:rsidRPr="00C367EC">
        <w:rPr>
          <w:b/>
        </w:rPr>
        <w:t>c</w:t>
      </w:r>
      <w:r w:rsidRPr="0083550E">
        <w:rPr>
          <w:b/>
        </w:rPr>
        <w:t>onvertSPC</w:t>
      </w:r>
      <w:proofErr w:type="spellEnd"/>
      <w:r w:rsidRPr="0083550E">
        <w:rPr>
          <w:b/>
        </w:rPr>
        <w:t>(</w:t>
      </w:r>
      <w:proofErr w:type="spellStart"/>
      <w:r w:rsidRPr="0083550E">
        <w:rPr>
          <w:b/>
        </w:rPr>
        <w:t>filepath</w:t>
      </w:r>
      <w:proofErr w:type="spellEnd"/>
      <w:r w:rsidRPr="0083550E">
        <w:rPr>
          <w:b/>
        </w:rPr>
        <w:t>)</w:t>
      </w:r>
      <w:r>
        <w:t xml:space="preserve"> wird der Importordner nach Datensätzen im SPC-Format durchsucht, alle gefundenen Datensätze in CSV konvertiert und schließlich im Unterordner „</w:t>
      </w:r>
      <w:proofErr w:type="spellStart"/>
      <w:r>
        <w:t>converted</w:t>
      </w:r>
      <w:proofErr w:type="spellEnd"/>
      <w:r>
        <w:t xml:space="preserve">“ abgelegt. </w:t>
      </w:r>
    </w:p>
    <w:p w14:paraId="3F4FC41D" w14:textId="77777777" w:rsidR="0029309F" w:rsidRPr="00A557E4" w:rsidRDefault="0029309F" w:rsidP="0029309F">
      <w:r>
        <w:rPr>
          <w:noProof/>
        </w:rPr>
        <w:drawing>
          <wp:anchor distT="0" distB="0" distL="114300" distR="114300" simplePos="0" relativeHeight="251642880" behindDoc="0" locked="0" layoutInCell="1" allowOverlap="1" wp14:anchorId="7484A461" wp14:editId="1FA31128">
            <wp:simplePos x="0" y="0"/>
            <wp:positionH relativeFrom="margin">
              <wp:align>center</wp:align>
            </wp:positionH>
            <wp:positionV relativeFrom="paragraph">
              <wp:posOffset>156997</wp:posOffset>
            </wp:positionV>
            <wp:extent cx="4572000" cy="1066800"/>
            <wp:effectExtent l="0" t="0" r="0" b="0"/>
            <wp:wrapTopAndBottom/>
            <wp:docPr id="81777730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19">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anchor>
        </w:drawing>
      </w:r>
    </w:p>
    <w:p w14:paraId="7223573C" w14:textId="77777777" w:rsidR="0029309F" w:rsidRDefault="0029309F" w:rsidP="0029309F">
      <w:pPr>
        <w:pStyle w:val="berschrift3"/>
      </w:pPr>
      <w:bookmarkStart w:id="388" w:name="_Toc3146710"/>
      <w:r>
        <w:rPr>
          <w:lang w:val="de-DE"/>
        </w:rPr>
        <w:lastRenderedPageBreak/>
        <w:t>Import</w:t>
      </w:r>
      <w:bookmarkEnd w:id="388"/>
    </w:p>
    <w:p w14:paraId="50D69CAC" w14:textId="7B3C03BF" w:rsidR="0029309F" w:rsidRPr="00A557E4" w:rsidRDefault="0029309F" w:rsidP="0029309F">
      <w:r>
        <w:rPr>
          <w:noProof/>
        </w:rPr>
        <mc:AlternateContent>
          <mc:Choice Requires="wps">
            <w:drawing>
              <wp:anchor distT="0" distB="0" distL="114300" distR="114300" simplePos="0" relativeHeight="251670528" behindDoc="0" locked="0" layoutInCell="1" allowOverlap="1" wp14:anchorId="4DD5DF02" wp14:editId="20D92167">
                <wp:simplePos x="0" y="0"/>
                <wp:positionH relativeFrom="margin">
                  <wp:align>center</wp:align>
                </wp:positionH>
                <wp:positionV relativeFrom="paragraph">
                  <wp:posOffset>3584546</wp:posOffset>
                </wp:positionV>
                <wp:extent cx="457200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F9AFB54" w14:textId="68BD3F12" w:rsidR="001147A8" w:rsidRPr="00557D60" w:rsidRDefault="001147A8" w:rsidP="0029309F">
                            <w:pPr>
                              <w:pStyle w:val="Beschriftung"/>
                              <w:jc w:val="center"/>
                              <w:rPr>
                                <w:noProof/>
                                <w:sz w:val="20"/>
                                <w:lang w:val="en-US"/>
                              </w:rPr>
                            </w:pPr>
                            <w:bookmarkStart w:id="389" w:name="_Toc3147220"/>
                            <w:proofErr w:type="spellStart"/>
                            <w:r w:rsidRPr="00557D60">
                              <w:rPr>
                                <w:lang w:val="en-US"/>
                              </w:rPr>
                              <w:t>Abbildung</w:t>
                            </w:r>
                            <w:proofErr w:type="spellEnd"/>
                            <w:r w:rsidRPr="00557D60">
                              <w:rPr>
                                <w:lang w:val="en-US"/>
                              </w:rPr>
                              <w:t xml:space="preserve"> </w:t>
                            </w:r>
                            <w:ins w:id="390"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391" w:author="Innerbichler Franz" w:date="2019-03-10T21:49:00Z">
                              <w:r w:rsidR="00A51811">
                                <w:rPr>
                                  <w:noProof/>
                                  <w:lang w:val="en-US"/>
                                </w:rPr>
                                <w:t>10</w:t>
                              </w:r>
                              <w:r w:rsidR="00A51811">
                                <w:rPr>
                                  <w:lang w:val="en-US"/>
                                </w:rPr>
                                <w:fldChar w:fldCharType="end"/>
                              </w:r>
                            </w:ins>
                            <w:del w:id="392" w:author="Innerbichler Franz" w:date="2019-03-10T21:49:00Z">
                              <w:r w:rsidDel="00A51811">
                                <w:fldChar w:fldCharType="begin"/>
                              </w:r>
                              <w:r w:rsidRPr="00557D60" w:rsidDel="00A51811">
                                <w:rPr>
                                  <w:lang w:val="en-US"/>
                                </w:rPr>
                                <w:delInstrText xml:space="preserve"> SEQ Abbildung \* ARABIC </w:delInstrText>
                              </w:r>
                              <w:r w:rsidDel="00A51811">
                                <w:fldChar w:fldCharType="separate"/>
                              </w:r>
                            </w:del>
                            <w:del w:id="393" w:author="Innerbichler Franz" w:date="2019-03-10T15:52:00Z">
                              <w:r w:rsidDel="00E9694C">
                                <w:rPr>
                                  <w:noProof/>
                                  <w:lang w:val="en-US"/>
                                </w:rPr>
                                <w:delText>8</w:delText>
                              </w:r>
                            </w:del>
                            <w:del w:id="394" w:author="Innerbichler Franz" w:date="2019-03-10T21:49:00Z">
                              <w:r w:rsidDel="00A51811">
                                <w:fldChar w:fldCharType="end"/>
                              </w:r>
                            </w:del>
                            <w:r w:rsidRPr="00557D60">
                              <w:rPr>
                                <w:lang w:val="en-US"/>
                              </w:rPr>
                              <w:t xml:space="preserve">: Screenshot "def </w:t>
                            </w:r>
                            <w:proofErr w:type="spellStart"/>
                            <w:r w:rsidRPr="00557D60">
                              <w:rPr>
                                <w:lang w:val="en-US"/>
                              </w:rPr>
                              <w:t>importCSV</w:t>
                            </w:r>
                            <w:proofErr w:type="spellEnd"/>
                            <w:r w:rsidRPr="00557D60">
                              <w:rPr>
                                <w:lang w:val="en-US"/>
                              </w:rPr>
                              <w:t>(</w:t>
                            </w:r>
                            <w:proofErr w:type="spellStart"/>
                            <w:r w:rsidRPr="00557D60">
                              <w:rPr>
                                <w:lang w:val="en-US"/>
                              </w:rPr>
                              <w:t>filepath</w:t>
                            </w:r>
                            <w:proofErr w:type="spellEnd"/>
                            <w:r w:rsidRPr="00557D60">
                              <w:rPr>
                                <w:lang w:val="en-US"/>
                              </w:rPr>
                              <w:t>):"</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5DF02" id="Textfeld 9" o:spid="_x0000_s1031" type="#_x0000_t202" style="position:absolute;left:0;text-align:left;margin-left:0;margin-top:282.25pt;width:5in;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" stroked="f">
                <v:textbox style="mso-fit-shape-to-text:t" inset="0,0,0,0">
                  <w:txbxContent>
                    <w:p w14:paraId="3F9AFB54" w14:textId="68BD3F12" w:rsidR="001147A8" w:rsidRPr="00557D60" w:rsidRDefault="001147A8" w:rsidP="0029309F">
                      <w:pPr>
                        <w:pStyle w:val="Beschriftung"/>
                        <w:jc w:val="center"/>
                        <w:rPr>
                          <w:noProof/>
                          <w:sz w:val="20"/>
                          <w:lang w:val="en-US"/>
                        </w:rPr>
                      </w:pPr>
                      <w:bookmarkStart w:id="395" w:name="_Toc3147220"/>
                      <w:proofErr w:type="spellStart"/>
                      <w:r w:rsidRPr="00557D60">
                        <w:rPr>
                          <w:lang w:val="en-US"/>
                        </w:rPr>
                        <w:t>Abbildung</w:t>
                      </w:r>
                      <w:proofErr w:type="spellEnd"/>
                      <w:r w:rsidRPr="00557D60">
                        <w:rPr>
                          <w:lang w:val="en-US"/>
                        </w:rPr>
                        <w:t xml:space="preserve"> </w:t>
                      </w:r>
                      <w:ins w:id="396"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397" w:author="Innerbichler Franz" w:date="2019-03-10T21:49:00Z">
                        <w:r w:rsidR="00A51811">
                          <w:rPr>
                            <w:noProof/>
                            <w:lang w:val="en-US"/>
                          </w:rPr>
                          <w:t>10</w:t>
                        </w:r>
                        <w:r w:rsidR="00A51811">
                          <w:rPr>
                            <w:lang w:val="en-US"/>
                          </w:rPr>
                          <w:fldChar w:fldCharType="end"/>
                        </w:r>
                      </w:ins>
                      <w:del w:id="398" w:author="Innerbichler Franz" w:date="2019-03-10T21:49:00Z">
                        <w:r w:rsidDel="00A51811">
                          <w:fldChar w:fldCharType="begin"/>
                        </w:r>
                        <w:r w:rsidRPr="00557D60" w:rsidDel="00A51811">
                          <w:rPr>
                            <w:lang w:val="en-US"/>
                          </w:rPr>
                          <w:delInstrText xml:space="preserve"> SEQ Abbildung \* ARABIC </w:delInstrText>
                        </w:r>
                        <w:r w:rsidDel="00A51811">
                          <w:fldChar w:fldCharType="separate"/>
                        </w:r>
                      </w:del>
                      <w:del w:id="399" w:author="Innerbichler Franz" w:date="2019-03-10T15:52:00Z">
                        <w:r w:rsidDel="00E9694C">
                          <w:rPr>
                            <w:noProof/>
                            <w:lang w:val="en-US"/>
                          </w:rPr>
                          <w:delText>8</w:delText>
                        </w:r>
                      </w:del>
                      <w:del w:id="400" w:author="Innerbichler Franz" w:date="2019-03-10T21:49:00Z">
                        <w:r w:rsidDel="00A51811">
                          <w:fldChar w:fldCharType="end"/>
                        </w:r>
                      </w:del>
                      <w:r w:rsidRPr="00557D60">
                        <w:rPr>
                          <w:lang w:val="en-US"/>
                        </w:rPr>
                        <w:t xml:space="preserve">: Screenshot "def </w:t>
                      </w:r>
                      <w:proofErr w:type="spellStart"/>
                      <w:r w:rsidRPr="00557D60">
                        <w:rPr>
                          <w:lang w:val="en-US"/>
                        </w:rPr>
                        <w:t>importCSV</w:t>
                      </w:r>
                      <w:proofErr w:type="spellEnd"/>
                      <w:r w:rsidRPr="00557D60">
                        <w:rPr>
                          <w:lang w:val="en-US"/>
                        </w:rPr>
                        <w:t>(</w:t>
                      </w:r>
                      <w:proofErr w:type="spellStart"/>
                      <w:r w:rsidRPr="00557D60">
                        <w:rPr>
                          <w:lang w:val="en-US"/>
                        </w:rPr>
                        <w:t>filepath</w:t>
                      </w:r>
                      <w:proofErr w:type="spellEnd"/>
                      <w:r w:rsidRPr="00557D60">
                        <w:rPr>
                          <w:lang w:val="en-US"/>
                        </w:rPr>
                        <w:t>):"</w:t>
                      </w:r>
                      <w:bookmarkEnd w:id="395"/>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44E31F72" wp14:editId="583A26A3">
            <wp:simplePos x="0" y="0"/>
            <wp:positionH relativeFrom="margin">
              <wp:align>center</wp:align>
            </wp:positionH>
            <wp:positionV relativeFrom="paragraph">
              <wp:posOffset>1309066</wp:posOffset>
            </wp:positionV>
            <wp:extent cx="4572000" cy="2190750"/>
            <wp:effectExtent l="0" t="0" r="0" b="0"/>
            <wp:wrapTopAndBottom/>
            <wp:docPr id="577517743"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0">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anchor>
        </w:drawing>
      </w:r>
      <w:r w:rsidRPr="35BDE7B9">
        <w:t xml:space="preserve">Die Funktion </w:t>
      </w:r>
      <w:proofErr w:type="spellStart"/>
      <w:proofErr w:type="gramStart"/>
      <w:r>
        <w:rPr>
          <w:b/>
        </w:rPr>
        <w:t>i</w:t>
      </w:r>
      <w:r w:rsidRPr="00C25A67">
        <w:rPr>
          <w:b/>
        </w:rPr>
        <w:t>mportC</w:t>
      </w:r>
      <w:r>
        <w:rPr>
          <w:b/>
        </w:rPr>
        <w:t>SV</w:t>
      </w:r>
      <w:proofErr w:type="spellEnd"/>
      <w:r w:rsidRPr="00C25A67">
        <w:rPr>
          <w:b/>
        </w:rPr>
        <w:t>(</w:t>
      </w:r>
      <w:proofErr w:type="spellStart"/>
      <w:proofErr w:type="gramEnd"/>
      <w:r w:rsidRPr="00C25A67">
        <w:rPr>
          <w:b/>
        </w:rPr>
        <w:t>Filepath</w:t>
      </w:r>
      <w:proofErr w:type="spellEnd"/>
      <w:r w:rsidRPr="00C25A67">
        <w:rPr>
          <w:b/>
        </w:rPr>
        <w:t>)</w:t>
      </w:r>
      <w:r>
        <w:t xml:space="preserve"> </w:t>
      </w:r>
      <w:r w:rsidRPr="35BDE7B9">
        <w:t>liest das übergebene CSV-F</w:t>
      </w:r>
      <w:r>
        <w:t>ile</w:t>
      </w:r>
      <w:r w:rsidRPr="35BDE7B9">
        <w:t xml:space="preserve"> ein. Da die Raman-Daten als Tiefenstruktur überliefert werden</w:t>
      </w:r>
      <w:r>
        <w:t>,</w:t>
      </w:r>
      <w:r w:rsidRPr="35BDE7B9">
        <w:t xml:space="preserve"> muss diese Struktur erst </w:t>
      </w:r>
      <w:proofErr w:type="spellStart"/>
      <w:r w:rsidRPr="35BDE7B9">
        <w:t>pivotiert</w:t>
      </w:r>
      <w:proofErr w:type="spellEnd"/>
      <w:r w:rsidRPr="35BDE7B9">
        <w:t xml:space="preserve"> werden. Hierfür wird auf die Bibliothek </w:t>
      </w:r>
      <w:r>
        <w:t>„</w:t>
      </w:r>
      <w:proofErr w:type="spellStart"/>
      <w:r>
        <w:t>pandas</w:t>
      </w:r>
      <w:proofErr w:type="spellEnd"/>
      <w:r>
        <w:t>“</w:t>
      </w:r>
      <w:r w:rsidRPr="35BDE7B9">
        <w:t xml:space="preserve"> zurückgegriffen. Anschließend wird die oben bereits beschriebene Funktion </w:t>
      </w:r>
      <w:del w:id="401" w:author="Innerbichler Franz" w:date="2019-03-10T20:44:00Z">
        <w:r w:rsidRPr="35BDE7B9" w:rsidDel="00B70521">
          <w:delText>formatFIleName</w:delText>
        </w:r>
      </w:del>
      <w:proofErr w:type="spellStart"/>
      <w:proofErr w:type="gramStart"/>
      <w:ins w:id="402" w:author="Innerbichler Franz" w:date="2019-03-10T20:44:00Z">
        <w:r w:rsidR="00B70521" w:rsidRPr="35BDE7B9">
          <w:t>formatF</w:t>
        </w:r>
        <w:r w:rsidR="00B70521">
          <w:t>i</w:t>
        </w:r>
        <w:r w:rsidR="00B70521" w:rsidRPr="35BDE7B9">
          <w:t>leName</w:t>
        </w:r>
      </w:ins>
      <w:proofErr w:type="spellEnd"/>
      <w:r w:rsidRPr="35BDE7B9">
        <w:t>(</w:t>
      </w:r>
      <w:proofErr w:type="gramEnd"/>
      <w:r w:rsidRPr="35BDE7B9">
        <w:t>) aufgerufen um das Datum für das Import-Statement zu schreiben. Um die Datenzeile zu vervol</w:t>
      </w:r>
      <w:r>
        <w:t>l</w:t>
      </w:r>
      <w:r w:rsidRPr="35BDE7B9">
        <w:t xml:space="preserve">ständigen wird ebenfalls die aktuelle </w:t>
      </w:r>
      <w:proofErr w:type="spellStart"/>
      <w:r w:rsidRPr="35BDE7B9">
        <w:t>PrimaryID</w:t>
      </w:r>
      <w:proofErr w:type="spellEnd"/>
      <w:r w:rsidRPr="35BDE7B9">
        <w:t xml:space="preserve"> über die </w:t>
      </w:r>
      <w:r>
        <w:t>F</w:t>
      </w:r>
      <w:r w:rsidRPr="35BDE7B9">
        <w:t>unktion</w:t>
      </w:r>
      <w:r>
        <w:t xml:space="preserve"> </w:t>
      </w:r>
      <w:proofErr w:type="spellStart"/>
      <w:proofErr w:type="gramStart"/>
      <w:r w:rsidRPr="35BDE7B9">
        <w:t>getlastID</w:t>
      </w:r>
      <w:proofErr w:type="spellEnd"/>
      <w:r w:rsidRPr="35BDE7B9">
        <w:t>(</w:t>
      </w:r>
      <w:proofErr w:type="gramEnd"/>
      <w:r w:rsidRPr="35BDE7B9">
        <w:t>) in</w:t>
      </w:r>
      <w:r>
        <w:t xml:space="preserve"> den</w:t>
      </w:r>
      <w:r w:rsidRPr="35BDE7B9">
        <w:t xml:space="preserve"> Dat</w:t>
      </w:r>
      <w:r>
        <w:t>ensatz</w:t>
      </w:r>
      <w:r w:rsidRPr="35BDE7B9">
        <w:t xml:space="preserve"> eingefügt. Nachdem die Spaltenbeschriftungen über die Funktion </w:t>
      </w:r>
      <w:proofErr w:type="spellStart"/>
      <w:proofErr w:type="gramStart"/>
      <w:r>
        <w:t>c</w:t>
      </w:r>
      <w:r w:rsidRPr="35BDE7B9">
        <w:t>reate</w:t>
      </w:r>
      <w:r>
        <w:t>C</w:t>
      </w:r>
      <w:r w:rsidRPr="35BDE7B9">
        <w:t>olumnHe</w:t>
      </w:r>
      <w:ins w:id="403" w:author="Innerbichler Franz" w:date="2019-03-10T20:45:00Z">
        <w:r w:rsidR="00E73305">
          <w:t>a</w:t>
        </w:r>
      </w:ins>
      <w:r w:rsidRPr="35BDE7B9">
        <w:t>ders</w:t>
      </w:r>
      <w:proofErr w:type="spellEnd"/>
      <w:r w:rsidRPr="35BDE7B9">
        <w:t>(</w:t>
      </w:r>
      <w:proofErr w:type="gramEnd"/>
      <w:r w:rsidRPr="35BDE7B9">
        <w:t xml:space="preserve">) erzeugt wurden, werden diese beiden Informationen in die </w:t>
      </w:r>
      <w:r>
        <w:t>Abfrage</w:t>
      </w:r>
      <w:r w:rsidRPr="35BDE7B9">
        <w:t xml:space="preserve"> übergeben und ausgeführt.</w:t>
      </w:r>
    </w:p>
    <w:p w14:paraId="54454055" w14:textId="77777777" w:rsidR="0029309F" w:rsidRPr="00A557E4" w:rsidRDefault="0029309F" w:rsidP="0029309F"/>
    <w:p w14:paraId="7FC1F283" w14:textId="4D676E68" w:rsidR="0029309F" w:rsidRPr="00A557E4" w:rsidRDefault="0029309F" w:rsidP="0029309F">
      <w:r>
        <w:rPr>
          <w:noProof/>
        </w:rPr>
        <mc:AlternateContent>
          <mc:Choice Requires="wps">
            <w:drawing>
              <wp:anchor distT="0" distB="0" distL="114300" distR="114300" simplePos="0" relativeHeight="251688960" behindDoc="0" locked="0" layoutInCell="1" allowOverlap="1" wp14:anchorId="49E92D55" wp14:editId="117CE1DC">
                <wp:simplePos x="0" y="0"/>
                <wp:positionH relativeFrom="margin">
                  <wp:align>center</wp:align>
                </wp:positionH>
                <wp:positionV relativeFrom="paragraph">
                  <wp:posOffset>1601935</wp:posOffset>
                </wp:positionV>
                <wp:extent cx="4572000" cy="635"/>
                <wp:effectExtent l="0" t="0" r="0" b="0"/>
                <wp:wrapTopAndBottom/>
                <wp:docPr id="10" name="Textfeld 1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D351DDD" w14:textId="042C24BD" w:rsidR="001147A8" w:rsidRPr="00F54D9D" w:rsidRDefault="001147A8" w:rsidP="0029309F">
                            <w:pPr>
                              <w:pStyle w:val="Beschriftung"/>
                              <w:jc w:val="center"/>
                              <w:rPr>
                                <w:noProof/>
                                <w:sz w:val="20"/>
                                <w:lang w:val="en-US"/>
                              </w:rPr>
                            </w:pPr>
                            <w:bookmarkStart w:id="404" w:name="_Toc3147221"/>
                            <w:proofErr w:type="spellStart"/>
                            <w:r w:rsidRPr="00F54D9D">
                              <w:rPr>
                                <w:lang w:val="en-US"/>
                              </w:rPr>
                              <w:t>Abbildung</w:t>
                            </w:r>
                            <w:proofErr w:type="spellEnd"/>
                            <w:r w:rsidRPr="00F54D9D">
                              <w:rPr>
                                <w:lang w:val="en-US"/>
                              </w:rPr>
                              <w:t xml:space="preserve"> </w:t>
                            </w:r>
                            <w:ins w:id="405"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406" w:author="Innerbichler Franz" w:date="2019-03-10T21:49:00Z">
                              <w:r w:rsidR="00A51811">
                                <w:rPr>
                                  <w:noProof/>
                                  <w:lang w:val="en-US"/>
                                </w:rPr>
                                <w:t>11</w:t>
                              </w:r>
                              <w:r w:rsidR="00A51811">
                                <w:rPr>
                                  <w:lang w:val="en-US"/>
                                </w:rPr>
                                <w:fldChar w:fldCharType="end"/>
                              </w:r>
                            </w:ins>
                            <w:del w:id="407" w:author="Innerbichler Franz" w:date="2019-03-10T21:49:00Z">
                              <w:r w:rsidDel="00A51811">
                                <w:fldChar w:fldCharType="begin"/>
                              </w:r>
                              <w:r w:rsidRPr="00F54D9D" w:rsidDel="00A51811">
                                <w:rPr>
                                  <w:lang w:val="en-US"/>
                                </w:rPr>
                                <w:delInstrText xml:space="preserve"> SEQ Abbildung \* ARABIC </w:delInstrText>
                              </w:r>
                              <w:r w:rsidDel="00A51811">
                                <w:fldChar w:fldCharType="separate"/>
                              </w:r>
                            </w:del>
                            <w:del w:id="408" w:author="Innerbichler Franz" w:date="2019-03-10T15:52:00Z">
                              <w:r w:rsidDel="00E9694C">
                                <w:rPr>
                                  <w:noProof/>
                                  <w:lang w:val="en-US"/>
                                </w:rPr>
                                <w:delText>9</w:delText>
                              </w:r>
                            </w:del>
                            <w:del w:id="409" w:author="Innerbichler Franz" w:date="2019-03-10T21:49:00Z">
                              <w:r w:rsidDel="00A51811">
                                <w:fldChar w:fldCharType="end"/>
                              </w:r>
                            </w:del>
                            <w:r w:rsidRPr="00F54D9D">
                              <w:rPr>
                                <w:lang w:val="en-US"/>
                              </w:rPr>
                              <w:t xml:space="preserve">: Screenshot "def </w:t>
                            </w:r>
                            <w:proofErr w:type="spellStart"/>
                            <w:r w:rsidRPr="00F54D9D">
                              <w:rPr>
                                <w:lang w:val="en-US"/>
                              </w:rPr>
                              <w:t>importTrainCSVfromFolder</w:t>
                            </w:r>
                            <w:proofErr w:type="spellEnd"/>
                            <w:r w:rsidRPr="00F54D9D">
                              <w:rPr>
                                <w:lang w:val="en-US"/>
                              </w:rPr>
                              <w:t>(directory):"</w:t>
                            </w:r>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92D55" id="Textfeld 10" o:spid="_x0000_s1032" type="#_x0000_t202" style="position:absolute;left:0;text-align:left;margin-left:0;margin-top:126.15pt;width:5in;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" stroked="f">
                <v:textbox style="mso-fit-shape-to-text:t" inset="0,0,0,0">
                  <w:txbxContent>
                    <w:p w14:paraId="5D351DDD" w14:textId="042C24BD" w:rsidR="001147A8" w:rsidRPr="00F54D9D" w:rsidRDefault="001147A8" w:rsidP="0029309F">
                      <w:pPr>
                        <w:pStyle w:val="Beschriftung"/>
                        <w:jc w:val="center"/>
                        <w:rPr>
                          <w:noProof/>
                          <w:sz w:val="20"/>
                          <w:lang w:val="en-US"/>
                        </w:rPr>
                      </w:pPr>
                      <w:bookmarkStart w:id="410" w:name="_Toc3147221"/>
                      <w:proofErr w:type="spellStart"/>
                      <w:r w:rsidRPr="00F54D9D">
                        <w:rPr>
                          <w:lang w:val="en-US"/>
                        </w:rPr>
                        <w:t>Abbildung</w:t>
                      </w:r>
                      <w:proofErr w:type="spellEnd"/>
                      <w:r w:rsidRPr="00F54D9D">
                        <w:rPr>
                          <w:lang w:val="en-US"/>
                        </w:rPr>
                        <w:t xml:space="preserve"> </w:t>
                      </w:r>
                      <w:ins w:id="411"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412" w:author="Innerbichler Franz" w:date="2019-03-10T21:49:00Z">
                        <w:r w:rsidR="00A51811">
                          <w:rPr>
                            <w:noProof/>
                            <w:lang w:val="en-US"/>
                          </w:rPr>
                          <w:t>11</w:t>
                        </w:r>
                        <w:r w:rsidR="00A51811">
                          <w:rPr>
                            <w:lang w:val="en-US"/>
                          </w:rPr>
                          <w:fldChar w:fldCharType="end"/>
                        </w:r>
                      </w:ins>
                      <w:del w:id="413" w:author="Innerbichler Franz" w:date="2019-03-10T21:49:00Z">
                        <w:r w:rsidDel="00A51811">
                          <w:fldChar w:fldCharType="begin"/>
                        </w:r>
                        <w:r w:rsidRPr="00F54D9D" w:rsidDel="00A51811">
                          <w:rPr>
                            <w:lang w:val="en-US"/>
                          </w:rPr>
                          <w:delInstrText xml:space="preserve"> SEQ Abbildung \* ARABIC </w:delInstrText>
                        </w:r>
                        <w:r w:rsidDel="00A51811">
                          <w:fldChar w:fldCharType="separate"/>
                        </w:r>
                      </w:del>
                      <w:del w:id="414" w:author="Innerbichler Franz" w:date="2019-03-10T15:52:00Z">
                        <w:r w:rsidDel="00E9694C">
                          <w:rPr>
                            <w:noProof/>
                            <w:lang w:val="en-US"/>
                          </w:rPr>
                          <w:delText>9</w:delText>
                        </w:r>
                      </w:del>
                      <w:del w:id="415" w:author="Innerbichler Franz" w:date="2019-03-10T21:49:00Z">
                        <w:r w:rsidDel="00A51811">
                          <w:fldChar w:fldCharType="end"/>
                        </w:r>
                      </w:del>
                      <w:r w:rsidRPr="00F54D9D">
                        <w:rPr>
                          <w:lang w:val="en-US"/>
                        </w:rPr>
                        <w:t xml:space="preserve">: Screenshot "def </w:t>
                      </w:r>
                      <w:proofErr w:type="spellStart"/>
                      <w:r w:rsidRPr="00F54D9D">
                        <w:rPr>
                          <w:lang w:val="en-US"/>
                        </w:rPr>
                        <w:t>importTrainCSVfromFolder</w:t>
                      </w:r>
                      <w:proofErr w:type="spellEnd"/>
                      <w:r w:rsidRPr="00F54D9D">
                        <w:rPr>
                          <w:lang w:val="en-US"/>
                        </w:rPr>
                        <w:t>(directory):"</w:t>
                      </w:r>
                      <w:bookmarkEnd w:id="410"/>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7EF16F70" wp14:editId="0F4D1693">
            <wp:simplePos x="0" y="0"/>
            <wp:positionH relativeFrom="margin">
              <wp:align>center</wp:align>
            </wp:positionH>
            <wp:positionV relativeFrom="paragraph">
              <wp:posOffset>634962</wp:posOffset>
            </wp:positionV>
            <wp:extent cx="4572000" cy="876300"/>
            <wp:effectExtent l="0" t="0" r="0" b="0"/>
            <wp:wrapTopAndBottom/>
            <wp:docPr id="227682524"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1">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anchor>
        </w:drawing>
      </w:r>
      <w:r>
        <w:t xml:space="preserve">Mit der Funktion </w:t>
      </w:r>
      <w:proofErr w:type="spellStart"/>
      <w:r w:rsidRPr="3EF3A543">
        <w:rPr>
          <w:b/>
        </w:rPr>
        <w:t>importCSVFromFolder</w:t>
      </w:r>
      <w:proofErr w:type="spellEnd"/>
      <w:r w:rsidRPr="3EF3A543">
        <w:rPr>
          <w:b/>
        </w:rPr>
        <w:t>(</w:t>
      </w:r>
      <w:proofErr w:type="spellStart"/>
      <w:r w:rsidRPr="3EF3A543">
        <w:rPr>
          <w:b/>
        </w:rPr>
        <w:t>directory</w:t>
      </w:r>
      <w:proofErr w:type="spellEnd"/>
      <w:r w:rsidRPr="3EF3A543">
        <w:rPr>
          <w:b/>
        </w:rPr>
        <w:t xml:space="preserve">) </w:t>
      </w:r>
      <w:r>
        <w:t>werden</w:t>
      </w:r>
      <w:r w:rsidRPr="35BDE7B9">
        <w:t xml:space="preserve"> die </w:t>
      </w:r>
      <w:r>
        <w:t>vorher konvertierten Dateien</w:t>
      </w:r>
      <w:r w:rsidRPr="35BDE7B9">
        <w:t xml:space="preserve"> iterativ </w:t>
      </w:r>
      <w:r>
        <w:t>importiert</w:t>
      </w:r>
      <w:r w:rsidRPr="35BDE7B9">
        <w:t xml:space="preserve">. Hierfür wird über die Funktion </w:t>
      </w:r>
      <w:proofErr w:type="spellStart"/>
      <w:proofErr w:type="gramStart"/>
      <w:r w:rsidRPr="35BDE7B9">
        <w:t>importCSV</w:t>
      </w:r>
      <w:proofErr w:type="spellEnd"/>
      <w:r w:rsidRPr="35BDE7B9">
        <w:t>(</w:t>
      </w:r>
      <w:proofErr w:type="gramEnd"/>
      <w:r w:rsidRPr="35BDE7B9">
        <w:t xml:space="preserve">) jedes CSV-File importiert und im Anschluss in den Ordner </w:t>
      </w:r>
      <w:r>
        <w:t>„</w:t>
      </w:r>
      <w:proofErr w:type="spellStart"/>
      <w:r w:rsidRPr="35BDE7B9">
        <w:t>loaded</w:t>
      </w:r>
      <w:proofErr w:type="spellEnd"/>
      <w:r>
        <w:t>“</w:t>
      </w:r>
      <w:r w:rsidRPr="35BDE7B9">
        <w:t xml:space="preserve"> verschoben.</w:t>
      </w:r>
      <w:ins w:id="416" w:author="Hauser Alexander Johannes" w:date="2019-03-08T09:19:00Z">
        <w:r w:rsidR="38FD104B" w:rsidRPr="35BDE7B9">
          <w:t xml:space="preserve"> Final wird für die GUI eine Erfolgsmeldung ausgegeben.</w:t>
        </w:r>
      </w:ins>
    </w:p>
    <w:p w14:paraId="4E819289" w14:textId="77777777" w:rsidR="0029309F" w:rsidRDefault="0029309F" w:rsidP="0029309F">
      <w:pPr>
        <w:rPr>
          <w:del w:id="417" w:author="Hauser Alexander Johannes" w:date="2019-03-08T09:19:00Z"/>
        </w:rPr>
      </w:pPr>
    </w:p>
    <w:p w14:paraId="2B400886" w14:textId="2F72C35B" w:rsidR="3EF3A543" w:rsidDel="0093035A" w:rsidRDefault="3EF3A543">
      <w:pPr>
        <w:rPr>
          <w:del w:id="418" w:author="Innerbichler Franz" w:date="2019-03-10T21:26:00Z"/>
        </w:rPr>
      </w:pPr>
      <w:ins w:id="419" w:author="Hauser Alexander Johannes" w:date="2019-03-08T09:19:00Z">
        <w:del w:id="420" w:author="Innerbichler Franz" w:date="2019-03-10T21:26:00Z">
          <w:r w:rsidDel="0093035A">
            <w:rPr>
              <w:noProof/>
            </w:rPr>
            <w:drawing>
              <wp:inline distT="0" distB="0" distL="0" distR="0" wp14:anchorId="6D38C706" wp14:editId="4852E6F3">
                <wp:extent cx="4572000" cy="1209675"/>
                <wp:effectExtent l="0" t="0" r="0" b="0"/>
                <wp:docPr id="713318017" name="Grafik 71331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del>
      </w:ins>
    </w:p>
    <w:p w14:paraId="5BDF70DA" w14:textId="60BD540C" w:rsidR="0029309F" w:rsidRPr="00A557E4" w:rsidDel="0093035A" w:rsidRDefault="0029309F" w:rsidP="0029309F">
      <w:pPr>
        <w:rPr>
          <w:del w:id="421" w:author="Innerbichler Franz" w:date="2019-03-10T21:26:00Z"/>
        </w:rPr>
      </w:pPr>
    </w:p>
    <w:p w14:paraId="25F9484B" w14:textId="4691A1CA" w:rsidR="0029309F" w:rsidRDefault="0029309F" w:rsidP="0029309F">
      <w:r>
        <w:t xml:space="preserve">Mit Hilfe der Funktion </w:t>
      </w:r>
      <w:proofErr w:type="spellStart"/>
      <w:proofErr w:type="gramStart"/>
      <w:r>
        <w:rPr>
          <w:b/>
        </w:rPr>
        <w:t>i</w:t>
      </w:r>
      <w:r w:rsidRPr="007F46B1">
        <w:rPr>
          <w:b/>
        </w:rPr>
        <w:t>mportTrainData</w:t>
      </w:r>
      <w:proofErr w:type="spellEnd"/>
      <w:r w:rsidRPr="007F46B1">
        <w:rPr>
          <w:b/>
        </w:rPr>
        <w:t>(</w:t>
      </w:r>
      <w:proofErr w:type="spellStart"/>
      <w:proofErr w:type="gramEnd"/>
      <w:r>
        <w:rPr>
          <w:b/>
        </w:rPr>
        <w:t>headers</w:t>
      </w:r>
      <w:proofErr w:type="spellEnd"/>
      <w:r>
        <w:rPr>
          <w:b/>
        </w:rPr>
        <w:t xml:space="preserve">, </w:t>
      </w:r>
      <w:proofErr w:type="spellStart"/>
      <w:r>
        <w:rPr>
          <w:b/>
        </w:rPr>
        <w:t>filepath</w:t>
      </w:r>
      <w:proofErr w:type="spellEnd"/>
      <w:r w:rsidRPr="007F46B1">
        <w:rPr>
          <w:b/>
        </w:rPr>
        <w:t>)</w:t>
      </w:r>
      <w:r>
        <w:t xml:space="preserve"> werden d</w:t>
      </w:r>
      <w:r w:rsidRPr="35BDE7B9">
        <w:t xml:space="preserve">ie Trainingsdaten werden bei jedem Import neu </w:t>
      </w:r>
      <w:r>
        <w:t>geladen</w:t>
      </w:r>
      <w:r w:rsidRPr="35BDE7B9">
        <w:t xml:space="preserve">. </w:t>
      </w:r>
      <w:r>
        <w:t>In diesem Zusammenhang werden zuerst</w:t>
      </w:r>
      <w:r w:rsidRPr="35BDE7B9">
        <w:t xml:space="preserve"> die alten Y-Daten zuerst </w:t>
      </w:r>
      <w:del w:id="422" w:author="Innerbichler Franz" w:date="2019-03-10T20:48:00Z">
        <w:r w:rsidRPr="35BDE7B9" w:rsidDel="001B39FD">
          <w:delText>gelöscht</w:delText>
        </w:r>
      </w:del>
      <w:ins w:id="423" w:author="Innerbichler Franz" w:date="2019-03-10T20:48:00Z">
        <w:r w:rsidR="001B39FD" w:rsidRPr="35BDE7B9">
          <w:t>gelöscht,</w:t>
        </w:r>
      </w:ins>
      <w:r>
        <w:t xml:space="preserve"> um i</w:t>
      </w:r>
      <w:r w:rsidRPr="35BDE7B9">
        <w:t xml:space="preserve">m Anschluss durch das eingelesene CSV </w:t>
      </w:r>
      <w:r>
        <w:t>zu iterieren</w:t>
      </w:r>
      <w:r w:rsidRPr="35BDE7B9">
        <w:t xml:space="preserve"> und jede Zeile </w:t>
      </w:r>
      <w:r>
        <w:t>einzulesen</w:t>
      </w:r>
      <w:r w:rsidRPr="35BDE7B9">
        <w:t>.</w:t>
      </w:r>
    </w:p>
    <w:p w14:paraId="67572AB4" w14:textId="77777777" w:rsidR="0029309F" w:rsidRPr="00A557E4" w:rsidRDefault="0029309F" w:rsidP="0029309F"/>
    <w:p w14:paraId="160E23D8" w14:textId="77777777" w:rsidR="0029309F" w:rsidRDefault="0029309F" w:rsidP="0029309F">
      <w:pPr>
        <w:keepNext/>
      </w:pPr>
      <w:r>
        <w:rPr>
          <w:noProof/>
        </w:rPr>
        <w:lastRenderedPageBreak/>
        <w:drawing>
          <wp:anchor distT="0" distB="0" distL="114300" distR="114300" simplePos="0" relativeHeight="251698176" behindDoc="0" locked="0" layoutInCell="1" allowOverlap="1" wp14:anchorId="1B67B4AF" wp14:editId="748B68A6">
            <wp:simplePos x="0" y="0"/>
            <wp:positionH relativeFrom="column">
              <wp:posOffset>957</wp:posOffset>
            </wp:positionH>
            <wp:positionV relativeFrom="paragraph">
              <wp:posOffset>-2853</wp:posOffset>
            </wp:positionV>
            <wp:extent cx="6082999" cy="2306471"/>
            <wp:effectExtent l="0" t="0" r="0" b="0"/>
            <wp:wrapTopAndBottom/>
            <wp:docPr id="42877203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3">
                      <a:extLst>
                        <a:ext uri="{28A0092B-C50C-407E-A947-70E740481C1C}">
                          <a14:useLocalDpi xmlns:a14="http://schemas.microsoft.com/office/drawing/2010/main" val="0"/>
                        </a:ext>
                      </a:extLst>
                    </a:blip>
                    <a:stretch>
                      <a:fillRect/>
                    </a:stretch>
                  </pic:blipFill>
                  <pic:spPr>
                    <a:xfrm>
                      <a:off x="0" y="0"/>
                      <a:ext cx="6082999" cy="2306471"/>
                    </a:xfrm>
                    <a:prstGeom prst="rect">
                      <a:avLst/>
                    </a:prstGeom>
                  </pic:spPr>
                </pic:pic>
              </a:graphicData>
            </a:graphic>
          </wp:anchor>
        </w:drawing>
      </w:r>
    </w:p>
    <w:p w14:paraId="3781D0E3" w14:textId="6CDFD27D" w:rsidR="0029309F" w:rsidRDefault="0029309F" w:rsidP="0029309F">
      <w:pPr>
        <w:pStyle w:val="Beschriftung"/>
        <w:jc w:val="center"/>
        <w:rPr>
          <w:lang w:val="en-US"/>
        </w:rPr>
      </w:pPr>
      <w:bookmarkStart w:id="424" w:name="_Toc3147222"/>
      <w:proofErr w:type="spellStart"/>
      <w:r w:rsidRPr="00ED071D">
        <w:rPr>
          <w:lang w:val="en-US"/>
        </w:rPr>
        <w:t>Abbildung</w:t>
      </w:r>
      <w:proofErr w:type="spellEnd"/>
      <w:r w:rsidRPr="00ED071D">
        <w:rPr>
          <w:lang w:val="en-US"/>
        </w:rPr>
        <w:t xml:space="preserve"> </w:t>
      </w:r>
      <w:ins w:id="425"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426" w:author="Innerbichler Franz" w:date="2019-03-10T21:49:00Z">
        <w:r w:rsidR="00A51811">
          <w:rPr>
            <w:noProof/>
            <w:lang w:val="en-US"/>
          </w:rPr>
          <w:t>12</w:t>
        </w:r>
        <w:r w:rsidR="00A51811">
          <w:rPr>
            <w:lang w:val="en-US"/>
          </w:rPr>
          <w:fldChar w:fldCharType="end"/>
        </w:r>
      </w:ins>
      <w:del w:id="427" w:author="Innerbichler Franz" w:date="2019-03-10T21:49:00Z">
        <w:r w:rsidDel="00A51811">
          <w:fldChar w:fldCharType="begin"/>
        </w:r>
        <w:r w:rsidRPr="00ED071D" w:rsidDel="00A51811">
          <w:rPr>
            <w:lang w:val="en-US"/>
          </w:rPr>
          <w:delInstrText xml:space="preserve"> SEQ Abbildung \* ARABIC </w:delInstrText>
        </w:r>
        <w:r w:rsidDel="00A51811">
          <w:fldChar w:fldCharType="separate"/>
        </w:r>
      </w:del>
      <w:del w:id="428" w:author="Innerbichler Franz" w:date="2019-03-10T15:52:00Z">
        <w:r w:rsidR="00396647" w:rsidDel="00E9694C">
          <w:rPr>
            <w:noProof/>
            <w:lang w:val="en-US"/>
          </w:rPr>
          <w:delText>10</w:delText>
        </w:r>
      </w:del>
      <w:del w:id="429" w:author="Innerbichler Franz" w:date="2019-03-10T21:49:00Z">
        <w:r w:rsidDel="00A51811">
          <w:fldChar w:fldCharType="end"/>
        </w:r>
      </w:del>
      <w:r w:rsidRPr="00ED071D">
        <w:rPr>
          <w:lang w:val="en-US"/>
        </w:rPr>
        <w:t xml:space="preserve">: Screenshot "def </w:t>
      </w:r>
      <w:proofErr w:type="spellStart"/>
      <w:proofErr w:type="gramStart"/>
      <w:r w:rsidRPr="00ED071D">
        <w:rPr>
          <w:lang w:val="en-US"/>
        </w:rPr>
        <w:t>importTrainData</w:t>
      </w:r>
      <w:proofErr w:type="spellEnd"/>
      <w:r w:rsidRPr="00ED071D">
        <w:rPr>
          <w:lang w:val="en-US"/>
        </w:rPr>
        <w:t>(</w:t>
      </w:r>
      <w:proofErr w:type="gramEnd"/>
      <w:r w:rsidRPr="00ED071D">
        <w:rPr>
          <w:lang w:val="en-US"/>
        </w:rPr>
        <w:t xml:space="preserve">headers, </w:t>
      </w:r>
      <w:proofErr w:type="spellStart"/>
      <w:r w:rsidRPr="00ED071D">
        <w:rPr>
          <w:lang w:val="en-US"/>
        </w:rPr>
        <w:t>filepath</w:t>
      </w:r>
      <w:proofErr w:type="spellEnd"/>
      <w:r w:rsidRPr="00ED071D">
        <w:rPr>
          <w:lang w:val="en-US"/>
        </w:rPr>
        <w:t>):"</w:t>
      </w:r>
      <w:bookmarkEnd w:id="424"/>
    </w:p>
    <w:p w14:paraId="0A376FE2" w14:textId="0E034430" w:rsidR="0029309F" w:rsidDel="00A51811" w:rsidRDefault="0029309F" w:rsidP="0029309F">
      <w:pPr>
        <w:rPr>
          <w:del w:id="430" w:author="Innerbichler Franz" w:date="2019-03-10T21:51:00Z"/>
          <w:lang w:val="en-US"/>
        </w:rPr>
      </w:pPr>
    </w:p>
    <w:p w14:paraId="0BCBD54C" w14:textId="2E5B8AFA" w:rsidR="0029309F" w:rsidRPr="006C154E" w:rsidDel="00A51811" w:rsidRDefault="0029309F" w:rsidP="0029309F">
      <w:pPr>
        <w:rPr>
          <w:del w:id="431" w:author="Innerbichler Franz" w:date="2019-03-10T21:51:00Z"/>
          <w:lang w:val="en-US"/>
        </w:rPr>
      </w:pPr>
    </w:p>
    <w:p w14:paraId="25C26DD2" w14:textId="77777777" w:rsidR="0029309F" w:rsidRPr="00A557E4" w:rsidRDefault="0029309F" w:rsidP="0029309F">
      <w:r>
        <w:t>Die</w:t>
      </w:r>
      <w:r w:rsidRPr="35BDE7B9">
        <w:t xml:space="preserve"> Funktion</w:t>
      </w:r>
      <w:r>
        <w:t xml:space="preserve"> </w:t>
      </w:r>
      <w:proofErr w:type="spellStart"/>
      <w:r w:rsidRPr="00623473">
        <w:rPr>
          <w:b/>
        </w:rPr>
        <w:t>getDatafromCass</w:t>
      </w:r>
      <w:proofErr w:type="spellEnd"/>
      <w:r w:rsidRPr="00623473">
        <w:rPr>
          <w:b/>
        </w:rPr>
        <w:t>(</w:t>
      </w:r>
      <w:proofErr w:type="spellStart"/>
      <w:r w:rsidRPr="00FE33D8">
        <w:rPr>
          <w:b/>
        </w:rPr>
        <w:t>queries</w:t>
      </w:r>
      <w:proofErr w:type="spellEnd"/>
      <w:r w:rsidRPr="00FE33D8">
        <w:rPr>
          <w:b/>
        </w:rPr>
        <w:t>)</w:t>
      </w:r>
      <w:r w:rsidRPr="35BDE7B9">
        <w:t xml:space="preserve"> </w:t>
      </w:r>
      <w:r>
        <w:t>setzt Abfragen</w:t>
      </w:r>
      <w:r w:rsidRPr="35BDE7B9">
        <w:t xml:space="preserve"> a</w:t>
      </w:r>
      <w:r>
        <w:t>n</w:t>
      </w:r>
      <w:r w:rsidRPr="35BDE7B9">
        <w:t xml:space="preserve"> den Cassandra Cluster </w:t>
      </w:r>
      <w:r>
        <w:t xml:space="preserve">ab. Anschließend werden </w:t>
      </w:r>
      <w:r w:rsidRPr="35BDE7B9">
        <w:t>die</w:t>
      </w:r>
      <w:r>
        <w:t>se als</w:t>
      </w:r>
      <w:r w:rsidRPr="35BDE7B9">
        <w:t xml:space="preserve"> </w:t>
      </w:r>
      <w:proofErr w:type="spellStart"/>
      <w:r>
        <w:t>p</w:t>
      </w:r>
      <w:r w:rsidRPr="35BDE7B9">
        <w:t>andas</w:t>
      </w:r>
      <w:proofErr w:type="spellEnd"/>
      <w:r w:rsidRPr="35BDE7B9">
        <w:t>-Dat</w:t>
      </w:r>
      <w:r>
        <w:t>ensatz</w:t>
      </w:r>
      <w:r w:rsidRPr="35BDE7B9">
        <w:t xml:space="preserve"> zurückgegeben</w:t>
      </w:r>
      <w:r>
        <w:t>. Dieser</w:t>
      </w:r>
      <w:r w:rsidRPr="35BDE7B9">
        <w:t xml:space="preserve"> stellt die Basis für die Datenbeschaffung der Regression dar.</w:t>
      </w:r>
    </w:p>
    <w:p w14:paraId="2EFBE762" w14:textId="77777777" w:rsidR="0029309F" w:rsidRDefault="0029309F" w:rsidP="0029309F">
      <w:pPr>
        <w:keepNext/>
      </w:pPr>
      <w:r>
        <w:rPr>
          <w:noProof/>
        </w:rPr>
        <w:drawing>
          <wp:anchor distT="0" distB="0" distL="114300" distR="114300" simplePos="0" relativeHeight="251707392" behindDoc="0" locked="0" layoutInCell="1" allowOverlap="1" wp14:anchorId="233AA8A9" wp14:editId="1C6514B8">
            <wp:simplePos x="0" y="0"/>
            <wp:positionH relativeFrom="margin">
              <wp:align>left</wp:align>
            </wp:positionH>
            <wp:positionV relativeFrom="paragraph">
              <wp:posOffset>171450</wp:posOffset>
            </wp:positionV>
            <wp:extent cx="6061710" cy="845820"/>
            <wp:effectExtent l="0" t="0" r="0" b="0"/>
            <wp:wrapTopAndBottom/>
            <wp:docPr id="192577622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4">
                      <a:extLst>
                        <a:ext uri="{28A0092B-C50C-407E-A947-70E740481C1C}">
                          <a14:useLocalDpi xmlns:a14="http://schemas.microsoft.com/office/drawing/2010/main" val="0"/>
                        </a:ext>
                      </a:extLst>
                    </a:blip>
                    <a:stretch>
                      <a:fillRect/>
                    </a:stretch>
                  </pic:blipFill>
                  <pic:spPr>
                    <a:xfrm>
                      <a:off x="0" y="0"/>
                      <a:ext cx="6061710" cy="845820"/>
                    </a:xfrm>
                    <a:prstGeom prst="rect">
                      <a:avLst/>
                    </a:prstGeom>
                  </pic:spPr>
                </pic:pic>
              </a:graphicData>
            </a:graphic>
          </wp:anchor>
        </w:drawing>
      </w:r>
    </w:p>
    <w:p w14:paraId="10E86921" w14:textId="77777777" w:rsidR="0029309F" w:rsidRDefault="0029309F" w:rsidP="0029309F">
      <w:pPr>
        <w:keepNext/>
      </w:pPr>
    </w:p>
    <w:p w14:paraId="3F15D840" w14:textId="5F560E8A" w:rsidR="0029309F" w:rsidRPr="00413319" w:rsidRDefault="0029309F" w:rsidP="0029309F">
      <w:pPr>
        <w:pStyle w:val="Beschriftung"/>
        <w:jc w:val="center"/>
        <w:rPr>
          <w:lang w:val="en-US"/>
        </w:rPr>
      </w:pPr>
      <w:bookmarkStart w:id="432" w:name="_Toc3147223"/>
      <w:proofErr w:type="spellStart"/>
      <w:r w:rsidRPr="00776A9C">
        <w:rPr>
          <w:lang w:val="en-US"/>
        </w:rPr>
        <w:t>Abbildung</w:t>
      </w:r>
      <w:proofErr w:type="spellEnd"/>
      <w:r w:rsidRPr="00776A9C">
        <w:rPr>
          <w:lang w:val="en-US"/>
        </w:rPr>
        <w:t xml:space="preserve"> </w:t>
      </w:r>
      <w:ins w:id="433" w:author="Innerbichler Franz" w:date="2019-03-10T21:49:00Z">
        <w:r w:rsidR="00A51811">
          <w:rPr>
            <w:lang w:val="en-US"/>
          </w:rPr>
          <w:fldChar w:fldCharType="begin"/>
        </w:r>
        <w:r w:rsidR="00A51811">
          <w:rPr>
            <w:lang w:val="en-US"/>
          </w:rPr>
          <w:instrText xml:space="preserve"> SEQ Abbildung \* ARABIC </w:instrText>
        </w:r>
      </w:ins>
      <w:r w:rsidR="00A51811">
        <w:rPr>
          <w:lang w:val="en-US"/>
        </w:rPr>
        <w:fldChar w:fldCharType="separate"/>
      </w:r>
      <w:ins w:id="434" w:author="Innerbichler Franz" w:date="2019-03-10T21:49:00Z">
        <w:r w:rsidR="00A51811">
          <w:rPr>
            <w:noProof/>
            <w:lang w:val="en-US"/>
          </w:rPr>
          <w:t>13</w:t>
        </w:r>
        <w:r w:rsidR="00A51811">
          <w:rPr>
            <w:lang w:val="en-US"/>
          </w:rPr>
          <w:fldChar w:fldCharType="end"/>
        </w:r>
      </w:ins>
      <w:del w:id="435" w:author="Innerbichler Franz" w:date="2019-03-10T21:49:00Z">
        <w:r w:rsidDel="00A51811">
          <w:fldChar w:fldCharType="begin"/>
        </w:r>
        <w:r w:rsidRPr="00776A9C" w:rsidDel="00A51811">
          <w:rPr>
            <w:lang w:val="en-US"/>
          </w:rPr>
          <w:delInstrText xml:space="preserve"> SEQ Abbildung \* ARABIC </w:delInstrText>
        </w:r>
        <w:r w:rsidDel="00A51811">
          <w:fldChar w:fldCharType="separate"/>
        </w:r>
      </w:del>
      <w:del w:id="436" w:author="Innerbichler Franz" w:date="2019-03-10T15:52:00Z">
        <w:r w:rsidR="00396647" w:rsidDel="00E9694C">
          <w:rPr>
            <w:noProof/>
            <w:lang w:val="en-US"/>
          </w:rPr>
          <w:delText>11</w:delText>
        </w:r>
      </w:del>
      <w:del w:id="437" w:author="Innerbichler Franz" w:date="2019-03-10T21:49:00Z">
        <w:r w:rsidDel="00A51811">
          <w:fldChar w:fldCharType="end"/>
        </w:r>
      </w:del>
      <w:r w:rsidRPr="00776A9C">
        <w:rPr>
          <w:lang w:val="en-US"/>
        </w:rPr>
        <w:t xml:space="preserve">: Screenshot "def </w:t>
      </w:r>
      <w:proofErr w:type="spellStart"/>
      <w:r w:rsidRPr="00776A9C">
        <w:rPr>
          <w:lang w:val="en-US"/>
        </w:rPr>
        <w:t>getDataFromCass</w:t>
      </w:r>
      <w:proofErr w:type="spellEnd"/>
      <w:r w:rsidRPr="00776A9C">
        <w:rPr>
          <w:lang w:val="en-US"/>
        </w:rPr>
        <w:t>(query):"</w:t>
      </w:r>
      <w:bookmarkEnd w:id="432"/>
    </w:p>
    <w:p w14:paraId="4415F11B" w14:textId="5DD9E4AA" w:rsidR="0029309F" w:rsidRDefault="0029309F" w:rsidP="0029309F">
      <w:pPr>
        <w:pStyle w:val="berschrift2"/>
        <w:numPr>
          <w:ilvl w:val="1"/>
          <w:numId w:val="1"/>
        </w:numPr>
        <w:rPr>
          <w:lang w:val="de-DE"/>
        </w:rPr>
      </w:pPr>
      <w:bookmarkStart w:id="438" w:name="_Toc3146711"/>
      <w:r>
        <w:rPr>
          <w:lang w:val="de-DE"/>
        </w:rPr>
        <w:t>Berichterstellung</w:t>
      </w:r>
      <w:bookmarkEnd w:id="438"/>
    </w:p>
    <w:p w14:paraId="18CF7B31" w14:textId="77777777" w:rsidR="0029309F" w:rsidRDefault="0029309F" w:rsidP="0029309F">
      <w:pPr>
        <w:rPr>
          <w:del w:id="439" w:author="Hauser Alexander Johannes" w:date="2019-03-08T07:50:00Z"/>
          <w:lang w:eastAsia="x-none"/>
        </w:rPr>
      </w:pPr>
      <w:del w:id="440" w:author="Hauser Alexander Johannes" w:date="2019-03-08T07:50:00Z">
        <w:r>
          <w:rPr>
            <w:lang w:eastAsia="x-none"/>
          </w:rPr>
          <w:delText>Derzeit befindet sich das Spektrogramm noch in der Test- bzw. Aufbauphase. Manuelle Aufrufe sind deshalb ausreichend. Sobald das System in den Live-Betrieb überführt wurde, sollen mit einem Cronjob zu festgelegten Zeiten automatisch Tabellen erstellt und Abfragen gestartet werden. Diese Funktion wird in einem nächsten Release ergänzt. Abbildung 13 verdeutlicht den Ablauf für die Erstellung der Trainings- und Datentabelle.</w:delText>
        </w:r>
      </w:del>
    </w:p>
    <w:p w14:paraId="221FD6D6" w14:textId="77777777" w:rsidR="00910081" w:rsidRPr="00A61E10" w:rsidRDefault="00910081" w:rsidP="0029309F">
      <w:pPr>
        <w:rPr>
          <w:del w:id="441" w:author="Hauser Alexander Johannes" w:date="2019-03-08T07:51:00Z"/>
          <w:lang w:eastAsia="x-none"/>
        </w:rPr>
      </w:pPr>
    </w:p>
    <w:p w14:paraId="6AB5CD3B" w14:textId="77777777" w:rsidR="0029309F" w:rsidRDefault="0029309F" w:rsidP="0029309F">
      <w:del w:id="442" w:author="Hauser Alexander Johannes" w:date="2019-03-08T07:51:00Z">
        <w:r>
          <w:rPr>
            <w:noProof/>
          </w:rPr>
          <mc:AlternateContent>
            <mc:Choice Requires="wps">
              <w:drawing>
                <wp:anchor distT="0" distB="0" distL="114300" distR="114300" simplePos="0" relativeHeight="251725824" behindDoc="0" locked="0" layoutInCell="1" allowOverlap="1" wp14:anchorId="6CD88898" wp14:editId="10BE2542">
                  <wp:simplePos x="0" y="0"/>
                  <wp:positionH relativeFrom="margin">
                    <wp:align>left</wp:align>
                  </wp:positionH>
                  <wp:positionV relativeFrom="paragraph">
                    <wp:posOffset>1887343</wp:posOffset>
                  </wp:positionV>
                  <wp:extent cx="6438265" cy="635"/>
                  <wp:effectExtent l="0" t="0" r="635" b="0"/>
                  <wp:wrapTopAndBottom/>
                  <wp:docPr id="11" name="Textfeld 1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589718EE" w14:textId="602F4F40" w:rsidR="001147A8" w:rsidRPr="00742025" w:rsidRDefault="001147A8" w:rsidP="0029309F">
                              <w:pPr>
                                <w:pStyle w:val="Beschriftung"/>
                                <w:jc w:val="center"/>
                                <w:rPr>
                                  <w:noProof/>
                                  <w:sz w:val="20"/>
                                </w:rPr>
                              </w:pPr>
                              <w:bookmarkStart w:id="443" w:name="_Toc3147224"/>
                              <w:r>
                                <w:t xml:space="preserve">Abbildung </w:t>
                              </w:r>
                              <w:ins w:id="444" w:author="Innerbichler Franz" w:date="2019-03-10T21:49:00Z">
                                <w:r w:rsidR="00A51811">
                                  <w:fldChar w:fldCharType="begin"/>
                                </w:r>
                                <w:r w:rsidR="00A51811">
                                  <w:instrText xml:space="preserve"> SEQ Abbildung \* ARABIC </w:instrText>
                                </w:r>
                              </w:ins>
                              <w:r w:rsidR="00A51811">
                                <w:fldChar w:fldCharType="separate"/>
                              </w:r>
                              <w:ins w:id="445" w:author="Innerbichler Franz" w:date="2019-03-10T21:49:00Z">
                                <w:r w:rsidR="00A51811">
                                  <w:rPr>
                                    <w:noProof/>
                                  </w:rPr>
                                  <w:t>14</w:t>
                                </w:r>
                                <w:r w:rsidR="00A51811">
                                  <w:fldChar w:fldCharType="end"/>
                                </w:r>
                              </w:ins>
                              <w:del w:id="446" w:author="Innerbichler Franz" w:date="2019-03-10T21:49:00Z">
                                <w:r w:rsidDel="00A51811">
                                  <w:fldChar w:fldCharType="begin"/>
                                </w:r>
                                <w:r w:rsidDel="00A51811">
                                  <w:delInstrText xml:space="preserve"> SEQ Abbildung \* ARABIC </w:delInstrText>
                                </w:r>
                                <w:r w:rsidDel="00A51811">
                                  <w:fldChar w:fldCharType="separate"/>
                                </w:r>
                              </w:del>
                              <w:del w:id="447" w:author="Innerbichler Franz" w:date="2019-03-10T15:52:00Z">
                                <w:r w:rsidDel="00E9694C">
                                  <w:rPr>
                                    <w:noProof/>
                                  </w:rPr>
                                  <w:delText>12</w:delText>
                                </w:r>
                              </w:del>
                              <w:del w:id="448" w:author="Innerbichler Franz" w:date="2019-03-10T21:49:00Z">
                                <w:r w:rsidDel="00A51811">
                                  <w:fldChar w:fldCharType="end"/>
                                </w:r>
                              </w:del>
                              <w:r>
                                <w:t>: Screenshot Erstellung Daten- und Trainingstabelle</w:t>
                              </w:r>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88898" id="Textfeld 11" o:spid="_x0000_s1033" type="#_x0000_t202" style="position:absolute;left:0;text-align:left;margin-left:0;margin-top:148.6pt;width:506.95pt;height:.05pt;z-index:251725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GtMAIAAGY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" stroked="f">
                  <v:textbox style="mso-fit-shape-to-text:t" inset="0,0,0,0">
                    <w:txbxContent>
                      <w:p w14:paraId="589718EE" w14:textId="602F4F40" w:rsidR="001147A8" w:rsidRPr="00742025" w:rsidRDefault="001147A8" w:rsidP="0029309F">
                        <w:pPr>
                          <w:pStyle w:val="Beschriftung"/>
                          <w:jc w:val="center"/>
                          <w:rPr>
                            <w:noProof/>
                            <w:sz w:val="20"/>
                          </w:rPr>
                        </w:pPr>
                        <w:bookmarkStart w:id="449" w:name="_Toc3147224"/>
                        <w:r>
                          <w:t xml:space="preserve">Abbildung </w:t>
                        </w:r>
                        <w:ins w:id="450" w:author="Innerbichler Franz" w:date="2019-03-10T21:49:00Z">
                          <w:r w:rsidR="00A51811">
                            <w:fldChar w:fldCharType="begin"/>
                          </w:r>
                          <w:r w:rsidR="00A51811">
                            <w:instrText xml:space="preserve"> SEQ Abbildung \* ARABIC </w:instrText>
                          </w:r>
                        </w:ins>
                        <w:r w:rsidR="00A51811">
                          <w:fldChar w:fldCharType="separate"/>
                        </w:r>
                        <w:ins w:id="451" w:author="Innerbichler Franz" w:date="2019-03-10T21:49:00Z">
                          <w:r w:rsidR="00A51811">
                            <w:rPr>
                              <w:noProof/>
                            </w:rPr>
                            <w:t>14</w:t>
                          </w:r>
                          <w:r w:rsidR="00A51811">
                            <w:fldChar w:fldCharType="end"/>
                          </w:r>
                        </w:ins>
                        <w:del w:id="452" w:author="Innerbichler Franz" w:date="2019-03-10T21:49:00Z">
                          <w:r w:rsidDel="00A51811">
                            <w:fldChar w:fldCharType="begin"/>
                          </w:r>
                          <w:r w:rsidDel="00A51811">
                            <w:delInstrText xml:space="preserve"> SEQ Abbildung \* ARABIC </w:delInstrText>
                          </w:r>
                          <w:r w:rsidDel="00A51811">
                            <w:fldChar w:fldCharType="separate"/>
                          </w:r>
                        </w:del>
                        <w:del w:id="453" w:author="Innerbichler Franz" w:date="2019-03-10T15:52:00Z">
                          <w:r w:rsidDel="00E9694C">
                            <w:rPr>
                              <w:noProof/>
                            </w:rPr>
                            <w:delText>12</w:delText>
                          </w:r>
                        </w:del>
                        <w:del w:id="454" w:author="Innerbichler Franz" w:date="2019-03-10T21:49:00Z">
                          <w:r w:rsidDel="00A51811">
                            <w:fldChar w:fldCharType="end"/>
                          </w:r>
                        </w:del>
                        <w:r>
                          <w:t>: Screenshot Erstellung Daten- und Trainingstabelle</w:t>
                        </w:r>
                        <w:bookmarkEnd w:id="449"/>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0ED22DDA" wp14:editId="3035AA69">
              <wp:simplePos x="0" y="0"/>
              <wp:positionH relativeFrom="column">
                <wp:posOffset>957</wp:posOffset>
              </wp:positionH>
              <wp:positionV relativeFrom="paragraph">
                <wp:posOffset>-1611</wp:posOffset>
              </wp:positionV>
              <wp:extent cx="6438665" cy="1730332"/>
              <wp:effectExtent l="0" t="0" r="635" b="3810"/>
              <wp:wrapTopAndBottom/>
              <wp:docPr id="1520110797"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38665" cy="1730332"/>
                      </a:xfrm>
                      <a:prstGeom prst="rect">
                        <a:avLst/>
                      </a:prstGeom>
                    </pic:spPr>
                  </pic:pic>
                </a:graphicData>
              </a:graphic>
            </wp:anchor>
          </w:drawing>
        </w:r>
      </w:del>
    </w:p>
    <w:p w14:paraId="5B8F46BE" w14:textId="77777777" w:rsidR="0029309F" w:rsidRDefault="0029309F" w:rsidP="0029309F">
      <w:pPr>
        <w:pStyle w:val="berschrift3"/>
      </w:pPr>
      <w:bookmarkStart w:id="455" w:name="_Toc3146712"/>
      <w:r>
        <w:rPr>
          <w:lang w:val="de-DE"/>
        </w:rPr>
        <w:t>PDF erstellen</w:t>
      </w:r>
      <w:bookmarkEnd w:id="455"/>
    </w:p>
    <w:p w14:paraId="2299DFF6" w14:textId="64037E86" w:rsidR="0029309F" w:rsidRDefault="0029309F" w:rsidP="0029309F">
      <w:pPr>
        <w:rPr>
          <w:ins w:id="456" w:author="Hauser Alexander Johannes" w:date="2019-03-08T07:51:00Z"/>
        </w:rPr>
      </w:pPr>
      <w:del w:id="457" w:author="Innerbichler Franz" w:date="2019-03-10T21:26:00Z">
        <w:r w:rsidDel="003F6A54">
          <w:rPr>
            <w:noProof/>
          </w:rPr>
          <mc:AlternateContent>
            <mc:Choice Requires="wps">
              <w:drawing>
                <wp:anchor distT="0" distB="0" distL="114300" distR="114300" simplePos="0" relativeHeight="251745280" behindDoc="0" locked="0" layoutInCell="1" allowOverlap="1" wp14:anchorId="15D74A0D" wp14:editId="53348FA4">
                  <wp:simplePos x="0" y="0"/>
                  <wp:positionH relativeFrom="margin">
                    <wp:align>left</wp:align>
                  </wp:positionH>
                  <wp:positionV relativeFrom="paragraph">
                    <wp:posOffset>2397428</wp:posOffset>
                  </wp:positionV>
                  <wp:extent cx="6151880" cy="635"/>
                  <wp:effectExtent l="0" t="0" r="1270" b="0"/>
                  <wp:wrapTopAndBottom/>
                  <wp:docPr id="12" name="Textfeld 12"/>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343C958A" w14:textId="7701A187" w:rsidR="001147A8" w:rsidRPr="002E4250" w:rsidRDefault="001147A8" w:rsidP="0029309F">
                              <w:pPr>
                                <w:pStyle w:val="Beschriftung"/>
                                <w:jc w:val="center"/>
                                <w:rPr>
                                  <w:noProof/>
                                  <w:sz w:val="20"/>
                                </w:rPr>
                              </w:pPr>
                              <w:bookmarkStart w:id="458" w:name="_Toc3147225"/>
                              <w:r>
                                <w:t xml:space="preserve">Abbildung </w:t>
                              </w:r>
                              <w:ins w:id="459" w:author="Innerbichler Franz" w:date="2019-03-10T21:49:00Z">
                                <w:r w:rsidR="00A51811">
                                  <w:fldChar w:fldCharType="begin"/>
                                </w:r>
                                <w:r w:rsidR="00A51811">
                                  <w:instrText xml:space="preserve"> SEQ Abbildung \* ARABIC </w:instrText>
                                </w:r>
                              </w:ins>
                              <w:r w:rsidR="00A51811">
                                <w:fldChar w:fldCharType="separate"/>
                              </w:r>
                              <w:ins w:id="460" w:author="Innerbichler Franz" w:date="2019-03-10T21:49:00Z">
                                <w:r w:rsidR="00A51811">
                                  <w:rPr>
                                    <w:noProof/>
                                  </w:rPr>
                                  <w:t>15</w:t>
                                </w:r>
                                <w:r w:rsidR="00A51811">
                                  <w:fldChar w:fldCharType="end"/>
                                </w:r>
                              </w:ins>
                              <w:del w:id="461" w:author="Innerbichler Franz" w:date="2019-03-10T21:49:00Z">
                                <w:r w:rsidDel="00A51811">
                                  <w:fldChar w:fldCharType="begin"/>
                                </w:r>
                                <w:r w:rsidDel="00A51811">
                                  <w:delInstrText xml:space="preserve"> SEQ Abbildung \* ARABIC </w:delInstrText>
                                </w:r>
                                <w:r w:rsidDel="00A51811">
                                  <w:fldChar w:fldCharType="separate"/>
                                </w:r>
                              </w:del>
                              <w:del w:id="462" w:author="Innerbichler Franz" w:date="2019-03-10T15:52:00Z">
                                <w:r w:rsidDel="00E9694C">
                                  <w:rPr>
                                    <w:noProof/>
                                  </w:rPr>
                                  <w:delText>13</w:delText>
                                </w:r>
                              </w:del>
                              <w:del w:id="463" w:author="Innerbichler Franz" w:date="2019-03-10T21:49:00Z">
                                <w:r w:rsidDel="00A51811">
                                  <w:fldChar w:fldCharType="end"/>
                                </w:r>
                              </w:del>
                              <w:r>
                                <w:t>: Screenshot PDF-Erstellung</w:t>
                              </w:r>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74A0D" id="Textfeld 12" o:spid="_x0000_s1034" type="#_x0000_t202" style="position:absolute;left:0;text-align:left;margin-left:0;margin-top:188.75pt;width:484.4pt;height:.05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" stroked="f">
                  <v:textbox style="mso-fit-shape-to-text:t" inset="0,0,0,0">
                    <w:txbxContent>
                      <w:p w14:paraId="343C958A" w14:textId="7701A187" w:rsidR="001147A8" w:rsidRPr="002E4250" w:rsidRDefault="001147A8" w:rsidP="0029309F">
                        <w:pPr>
                          <w:pStyle w:val="Beschriftung"/>
                          <w:jc w:val="center"/>
                          <w:rPr>
                            <w:noProof/>
                            <w:sz w:val="20"/>
                          </w:rPr>
                        </w:pPr>
                        <w:bookmarkStart w:id="464" w:name="_Toc3147225"/>
                        <w:r>
                          <w:t xml:space="preserve">Abbildung </w:t>
                        </w:r>
                        <w:ins w:id="465" w:author="Innerbichler Franz" w:date="2019-03-10T21:49:00Z">
                          <w:r w:rsidR="00A51811">
                            <w:fldChar w:fldCharType="begin"/>
                          </w:r>
                          <w:r w:rsidR="00A51811">
                            <w:instrText xml:space="preserve"> SEQ Abbildung \* ARABIC </w:instrText>
                          </w:r>
                        </w:ins>
                        <w:r w:rsidR="00A51811">
                          <w:fldChar w:fldCharType="separate"/>
                        </w:r>
                        <w:ins w:id="466" w:author="Innerbichler Franz" w:date="2019-03-10T21:49:00Z">
                          <w:r w:rsidR="00A51811">
                            <w:rPr>
                              <w:noProof/>
                            </w:rPr>
                            <w:t>15</w:t>
                          </w:r>
                          <w:r w:rsidR="00A51811">
                            <w:fldChar w:fldCharType="end"/>
                          </w:r>
                        </w:ins>
                        <w:del w:id="467" w:author="Innerbichler Franz" w:date="2019-03-10T21:49:00Z">
                          <w:r w:rsidDel="00A51811">
                            <w:fldChar w:fldCharType="begin"/>
                          </w:r>
                          <w:r w:rsidDel="00A51811">
                            <w:delInstrText xml:space="preserve"> SEQ Abbildung \* ARABIC </w:delInstrText>
                          </w:r>
                          <w:r w:rsidDel="00A51811">
                            <w:fldChar w:fldCharType="separate"/>
                          </w:r>
                        </w:del>
                        <w:del w:id="468" w:author="Innerbichler Franz" w:date="2019-03-10T15:52:00Z">
                          <w:r w:rsidDel="00E9694C">
                            <w:rPr>
                              <w:noProof/>
                            </w:rPr>
                            <w:delText>13</w:delText>
                          </w:r>
                        </w:del>
                        <w:del w:id="469" w:author="Innerbichler Franz" w:date="2019-03-10T21:49:00Z">
                          <w:r w:rsidDel="00A51811">
                            <w:fldChar w:fldCharType="end"/>
                          </w:r>
                        </w:del>
                        <w:r>
                          <w:t>: Screenshot PDF-Erstellung</w:t>
                        </w:r>
                        <w:bookmarkEnd w:id="464"/>
                      </w:p>
                    </w:txbxContent>
                  </v:textbox>
                  <w10:wrap type="topAndBottom" anchorx="margin"/>
                </v:shape>
              </w:pict>
            </mc:Fallback>
          </mc:AlternateContent>
        </w:r>
      </w:del>
      <w:ins w:id="470" w:author="Innerbichler Franz" w:date="2019-03-10T21:50:00Z">
        <w:r w:rsidR="00A51811">
          <w:rPr>
            <w:noProof/>
          </w:rPr>
          <mc:AlternateContent>
            <mc:Choice Requires="wps">
              <w:drawing>
                <wp:anchor distT="0" distB="0" distL="114300" distR="114300" simplePos="0" relativeHeight="251770880" behindDoc="0" locked="0" layoutInCell="1" allowOverlap="1" wp14:anchorId="7519C7C6" wp14:editId="7D293701">
                  <wp:simplePos x="0" y="0"/>
                  <wp:positionH relativeFrom="column">
                    <wp:posOffset>0</wp:posOffset>
                  </wp:positionH>
                  <wp:positionV relativeFrom="paragraph">
                    <wp:posOffset>2298065</wp:posOffset>
                  </wp:positionV>
                  <wp:extent cx="6151880" cy="635"/>
                  <wp:effectExtent l="0" t="0" r="0" b="0"/>
                  <wp:wrapTopAndBottom/>
                  <wp:docPr id="24" name="Textfeld 24"/>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00FC2426" w14:textId="2B5C4657" w:rsidR="00A51811" w:rsidRPr="009171B0" w:rsidRDefault="00A51811" w:rsidP="00A51811">
                              <w:pPr>
                                <w:pStyle w:val="Beschriftung"/>
                                <w:rPr>
                                  <w:noProof/>
                                  <w:sz w:val="20"/>
                                </w:rPr>
                                <w:pPrChange w:id="471" w:author="Innerbichler Franz" w:date="2019-03-10T21:50:00Z">
                                  <w:pPr/>
                                </w:pPrChange>
                              </w:pPr>
                              <w:ins w:id="472" w:author="Innerbichler Franz" w:date="2019-03-10T21:50:00Z">
                                <w:r>
                                  <w:t xml:space="preserve">Abbildung 15 </w:t>
                                </w:r>
                                <w:r w:rsidRPr="00776A9C">
                                  <w:rPr>
                                    <w:lang w:val="en-US"/>
                                  </w:rPr>
                                  <w:t>Screenshot "</w:t>
                                </w:r>
                                <w:r>
                                  <w:rPr>
                                    <w:lang w:val="en-US"/>
                                  </w:rPr>
                                  <w:t>pyCreatePDF.py</w:t>
                                </w:r>
                                <w:r w:rsidRPr="00776A9C">
                                  <w:rPr>
                                    <w:lang w:val="en-US"/>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9C7C6" id="Textfeld 24" o:spid="_x0000_s1035" type="#_x0000_t202" style="position:absolute;left:0;text-align:left;margin-left:0;margin-top:180.95pt;width:484.4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HEMAIAAGY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dPqJEssM&#10;arQTXZRC1wRdyE/rQolpW4eJsfsMHeo8+AM6E+xOepO+CIhgHJk+X9nFaoSjcza5mdzeYohjbPbx&#10;Jt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" stroked="f">
                  <v:textbox style="mso-fit-shape-to-text:t" inset="0,0,0,0">
                    <w:txbxContent>
                      <w:p w14:paraId="00FC2426" w14:textId="2B5C4657" w:rsidR="00A51811" w:rsidRPr="009171B0" w:rsidRDefault="00A51811" w:rsidP="00A51811">
                        <w:pPr>
                          <w:pStyle w:val="Beschriftung"/>
                          <w:rPr>
                            <w:noProof/>
                            <w:sz w:val="20"/>
                          </w:rPr>
                          <w:pPrChange w:id="473" w:author="Innerbichler Franz" w:date="2019-03-10T21:50:00Z">
                            <w:pPr/>
                          </w:pPrChange>
                        </w:pPr>
                        <w:ins w:id="474" w:author="Innerbichler Franz" w:date="2019-03-10T21:50:00Z">
                          <w:r>
                            <w:t xml:space="preserve">Abbildung 15 </w:t>
                          </w:r>
                          <w:r w:rsidRPr="00776A9C">
                            <w:rPr>
                              <w:lang w:val="en-US"/>
                            </w:rPr>
                            <w:t>Screenshot "</w:t>
                          </w:r>
                          <w:r>
                            <w:rPr>
                              <w:lang w:val="en-US"/>
                            </w:rPr>
                            <w:t>pyCreatePDF.py</w:t>
                          </w:r>
                          <w:r w:rsidRPr="00776A9C">
                            <w:rPr>
                              <w:lang w:val="en-US"/>
                            </w:rPr>
                            <w:t>"</w:t>
                          </w:r>
                        </w:ins>
                      </w:p>
                    </w:txbxContent>
                  </v:textbox>
                  <w10:wrap type="topAndBottom"/>
                </v:shape>
              </w:pict>
            </mc:Fallback>
          </mc:AlternateContent>
        </w:r>
      </w:ins>
      <w:r>
        <w:rPr>
          <w:noProof/>
        </w:rPr>
        <w:drawing>
          <wp:anchor distT="0" distB="0" distL="114300" distR="114300" simplePos="0" relativeHeight="251735040" behindDoc="0" locked="0" layoutInCell="1" allowOverlap="1" wp14:anchorId="69B8BE11" wp14:editId="666A2AAA">
            <wp:simplePos x="0" y="0"/>
            <wp:positionH relativeFrom="margin">
              <wp:align>left</wp:align>
            </wp:positionH>
            <wp:positionV relativeFrom="paragraph">
              <wp:posOffset>655130</wp:posOffset>
            </wp:positionV>
            <wp:extent cx="6151880" cy="1657985"/>
            <wp:effectExtent l="0" t="0" r="1270" b="0"/>
            <wp:wrapTopAndBottom/>
            <wp:docPr id="13224533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6">
                      <a:extLst>
                        <a:ext uri="{28A0092B-C50C-407E-A947-70E740481C1C}">
                          <a14:useLocalDpi xmlns:a14="http://schemas.microsoft.com/office/drawing/2010/main" val="0"/>
                        </a:ext>
                      </a:extLst>
                    </a:blip>
                    <a:stretch>
                      <a:fillRect/>
                    </a:stretch>
                  </pic:blipFill>
                  <pic:spPr>
                    <a:xfrm>
                      <a:off x="0" y="0"/>
                      <a:ext cx="6151880" cy="1657985"/>
                    </a:xfrm>
                    <a:prstGeom prst="rect">
                      <a:avLst/>
                    </a:prstGeom>
                  </pic:spPr>
                </pic:pic>
              </a:graphicData>
            </a:graphic>
            <wp14:sizeRelH relativeFrom="margin">
              <wp14:pctWidth>0</wp14:pctWidth>
            </wp14:sizeRelH>
            <wp14:sizeRelV relativeFrom="margin">
              <wp14:pctHeight>0</wp14:pctHeight>
            </wp14:sizeRelV>
          </wp:anchor>
        </w:drawing>
      </w:r>
      <w:r>
        <w:t xml:space="preserve">Das </w:t>
      </w:r>
      <w:r w:rsidRPr="15FF02BA">
        <w:rPr>
          <w:rFonts w:ascii="Calibri" w:eastAsia="Calibri" w:hAnsi="Calibri" w:cs="Calibri"/>
          <w:b/>
          <w:rPrChange w:id="475" w:author="Hauser Alexander Johannes" w:date="2019-03-09T22:53:00Z">
            <w:rPr>
              <w:rFonts w:ascii="Calibri" w:eastAsia="Calibri" w:hAnsi="Calibri" w:cs="Calibri"/>
              <w:b/>
              <w:szCs w:val="20"/>
            </w:rPr>
          </w:rPrChange>
        </w:rPr>
        <w:t>pyCreatePDF.py</w:t>
      </w:r>
      <w:r w:rsidRPr="15FF02BA">
        <w:rPr>
          <w:rFonts w:ascii="Calibri" w:eastAsia="Calibri" w:hAnsi="Calibri" w:cs="Calibri"/>
          <w:rPrChange w:id="476" w:author="Hauser Alexander Johannes" w:date="2019-03-09T22:53:00Z">
            <w:rPr>
              <w:rFonts w:ascii="Calibri" w:eastAsia="Calibri" w:hAnsi="Calibri" w:cs="Calibri"/>
              <w:szCs w:val="20"/>
            </w:rPr>
          </w:rPrChange>
        </w:rPr>
        <w:t>-File dient dazu, um auf Basis der durchgeführten Plots einen Report zu erstellen, welcher anschließend mit einem Time</w:t>
      </w:r>
      <w:ins w:id="477" w:author="Innerbichler Franz" w:date="2019-03-10T20:48:00Z">
        <w:r w:rsidR="0080644B">
          <w:rPr>
            <w:rFonts w:ascii="Calibri" w:eastAsia="Calibri" w:hAnsi="Calibri" w:cs="Calibri"/>
          </w:rPr>
          <w:t>-</w:t>
        </w:r>
      </w:ins>
      <w:proofErr w:type="spellStart"/>
      <w:r w:rsidRPr="15FF02BA">
        <w:rPr>
          <w:rFonts w:ascii="Calibri" w:eastAsia="Calibri" w:hAnsi="Calibri" w:cs="Calibri"/>
          <w:rPrChange w:id="478" w:author="Hauser Alexander Johannes" w:date="2019-03-09T22:53:00Z">
            <w:rPr>
              <w:rFonts w:ascii="Calibri" w:eastAsia="Calibri" w:hAnsi="Calibri" w:cs="Calibri"/>
              <w:szCs w:val="20"/>
            </w:rPr>
          </w:rPrChange>
        </w:rPr>
        <w:t>stamp</w:t>
      </w:r>
      <w:proofErr w:type="spellEnd"/>
      <w:r w:rsidRPr="15FF02BA">
        <w:rPr>
          <w:rFonts w:ascii="Calibri" w:eastAsia="Calibri" w:hAnsi="Calibri" w:cs="Calibri"/>
          <w:rPrChange w:id="479" w:author="Hauser Alexander Johannes" w:date="2019-03-09T22:53:00Z">
            <w:rPr>
              <w:rFonts w:ascii="Calibri" w:eastAsia="Calibri" w:hAnsi="Calibri" w:cs="Calibri"/>
              <w:szCs w:val="20"/>
            </w:rPr>
          </w:rPrChange>
        </w:rPr>
        <w:t xml:space="preserve"> versehen im Verzeichnis „Reports“ abgelegt wird. Hierfür wird die Bibliothek xhtml2pdf verwendet.</w:t>
      </w:r>
      <w:ins w:id="480" w:author="Hauser Alexander Johannes" w:date="2019-03-08T07:51:00Z">
        <w:r w:rsidR="15FF02BA" w:rsidRPr="15FF02BA">
          <w:rPr>
            <w:rFonts w:ascii="Calibri" w:eastAsia="Calibri" w:hAnsi="Calibri" w:cs="Calibri"/>
            <w:rPrChange w:id="481" w:author="Hauser Alexander Johannes" w:date="2019-03-08T07:51:00Z">
              <w:rPr>
                <w:rFonts w:ascii="Calibri" w:eastAsia="Calibri" w:hAnsi="Calibri" w:cs="Calibri"/>
                <w:szCs w:val="20"/>
              </w:rPr>
            </w:rPrChange>
          </w:rPr>
          <w:t xml:space="preserve"> Diese Funktion wird aktuell nach der Durchführung der Regression aufgerufen</w:t>
        </w:r>
      </w:ins>
      <w:ins w:id="482" w:author="Hauser Alexander Johannes" w:date="2019-03-08T09:23:00Z">
        <w:r w:rsidR="47910A05" w:rsidRPr="15FF02BA">
          <w:rPr>
            <w:rFonts w:ascii="Calibri" w:eastAsia="Calibri" w:hAnsi="Calibri" w:cs="Calibri"/>
            <w:rPrChange w:id="483" w:author="Hauser Alexander Johannes" w:date="2019-03-08T07:51:00Z">
              <w:rPr>
                <w:rFonts w:ascii="Calibri" w:eastAsia="Calibri" w:hAnsi="Calibri" w:cs="Calibri"/>
                <w:szCs w:val="20"/>
              </w:rPr>
            </w:rPrChange>
          </w:rPr>
          <w:t xml:space="preserve"> </w:t>
        </w:r>
        <w:r w:rsidR="1455B3CA" w:rsidRPr="15FF02BA">
          <w:rPr>
            <w:rFonts w:ascii="Calibri" w:eastAsia="Calibri" w:hAnsi="Calibri" w:cs="Calibri"/>
            <w:rPrChange w:id="484" w:author="Hauser Alexander Johannes" w:date="2019-03-08T07:51:00Z">
              <w:rPr>
                <w:rFonts w:ascii="Calibri" w:eastAsia="Calibri" w:hAnsi="Calibri" w:cs="Calibri"/>
                <w:szCs w:val="20"/>
              </w:rPr>
            </w:rPrChange>
          </w:rPr>
          <w:t xml:space="preserve">und </w:t>
        </w:r>
        <w:r w:rsidR="1455B3CA" w:rsidRPr="1455B3CA">
          <w:rPr>
            <w:rFonts w:ascii="Calibri" w:eastAsia="Calibri" w:hAnsi="Calibri" w:cs="Calibri"/>
            <w:rPrChange w:id="485" w:author="Hauser Alexander Johannes" w:date="2019-03-08T09:23:00Z">
              <w:rPr/>
            </w:rPrChange>
          </w:rPr>
          <w:t>automatisch geöffnet</w:t>
        </w:r>
      </w:ins>
      <w:ins w:id="486" w:author="Hauser Alexander Johannes" w:date="2019-03-08T07:51:00Z">
        <w:r w:rsidR="15FF02BA" w:rsidRPr="15FF02BA">
          <w:rPr>
            <w:rFonts w:ascii="Calibri" w:eastAsia="Calibri" w:hAnsi="Calibri" w:cs="Calibri"/>
            <w:rPrChange w:id="487" w:author="Hauser Alexander Johannes" w:date="2019-03-08T07:51:00Z">
              <w:rPr>
                <w:rFonts w:ascii="Calibri" w:eastAsia="Calibri" w:hAnsi="Calibri" w:cs="Calibri"/>
                <w:szCs w:val="20"/>
              </w:rPr>
            </w:rPrChange>
          </w:rPr>
          <w:t>.</w:t>
        </w:r>
      </w:ins>
      <w:ins w:id="488" w:author="Hauser Alexander Johannes" w:date="2019-03-08T09:23:00Z">
        <w:r w:rsidR="1455B3CA" w:rsidRPr="15FF02BA">
          <w:rPr>
            <w:rFonts w:ascii="Calibri" w:eastAsia="Calibri" w:hAnsi="Calibri" w:cs="Calibri"/>
            <w:rPrChange w:id="489" w:author="Hauser Alexander Johannes" w:date="2019-03-08T07:51:00Z">
              <w:rPr>
                <w:rFonts w:ascii="Calibri" w:eastAsia="Calibri" w:hAnsi="Calibri" w:cs="Calibri"/>
                <w:szCs w:val="20"/>
              </w:rPr>
            </w:rPrChange>
          </w:rPr>
          <w:t xml:space="preserve"> Ebenfalls kann das Reports Verzeichnis händisch geöffnet </w:t>
        </w:r>
        <w:del w:id="490" w:author="Innerbichler Franz" w:date="2019-03-10T20:49:00Z">
          <w:r w:rsidR="1455B3CA" w:rsidRPr="15FF02BA" w:rsidDel="00F5757E">
            <w:rPr>
              <w:rFonts w:ascii="Calibri" w:eastAsia="Calibri" w:hAnsi="Calibri" w:cs="Calibri"/>
              <w:rPrChange w:id="491" w:author="Hauser Alexander Johannes" w:date="2019-03-08T07:51:00Z">
                <w:rPr>
                  <w:rFonts w:ascii="Calibri" w:eastAsia="Calibri" w:hAnsi="Calibri" w:cs="Calibri"/>
                  <w:szCs w:val="20"/>
                </w:rPr>
              </w:rPrChange>
            </w:rPr>
            <w:delText>werden</w:delText>
          </w:r>
        </w:del>
      </w:ins>
      <w:ins w:id="492" w:author="Innerbichler Franz" w:date="2019-03-10T20:49:00Z">
        <w:r w:rsidR="00F5757E" w:rsidRPr="15FF02BA">
          <w:rPr>
            <w:rFonts w:ascii="Calibri" w:eastAsia="Calibri" w:hAnsi="Calibri" w:cs="Calibri"/>
            <w:rPrChange w:id="493" w:author="Hauser Alexander Johannes" w:date="2019-03-08T07:51:00Z">
              <w:rPr>
                <w:rFonts w:ascii="Calibri" w:eastAsia="Calibri" w:hAnsi="Calibri" w:cs="Calibri"/>
              </w:rPr>
            </w:rPrChange>
          </w:rPr>
          <w:t>werden,</w:t>
        </w:r>
      </w:ins>
      <w:ins w:id="494" w:author="Hauser Alexander Johannes" w:date="2019-03-08T09:23:00Z">
        <w:r w:rsidR="1455B3CA" w:rsidRPr="15FF02BA">
          <w:rPr>
            <w:rFonts w:ascii="Calibri" w:eastAsia="Calibri" w:hAnsi="Calibri" w:cs="Calibri"/>
            <w:rPrChange w:id="495" w:author="Hauser Alexander Johannes" w:date="2019-03-08T07:51:00Z">
              <w:rPr>
                <w:rFonts w:ascii="Calibri" w:eastAsia="Calibri" w:hAnsi="Calibri" w:cs="Calibri"/>
                <w:szCs w:val="20"/>
              </w:rPr>
            </w:rPrChange>
          </w:rPr>
          <w:t xml:space="preserve"> um vergangene Visualisierungen ab</w:t>
        </w:r>
      </w:ins>
      <w:ins w:id="496" w:author="Hauser Alexander Johannes" w:date="2019-03-08T09:24:00Z">
        <w:r w:rsidR="77055262" w:rsidRPr="15FF02BA">
          <w:rPr>
            <w:rFonts w:ascii="Calibri" w:eastAsia="Calibri" w:hAnsi="Calibri" w:cs="Calibri"/>
            <w:rPrChange w:id="497" w:author="Hauser Alexander Johannes" w:date="2019-03-08T07:51:00Z">
              <w:rPr>
                <w:rFonts w:ascii="Calibri" w:eastAsia="Calibri" w:hAnsi="Calibri" w:cs="Calibri"/>
                <w:szCs w:val="20"/>
              </w:rPr>
            </w:rPrChange>
          </w:rPr>
          <w:t>zurufen.</w:t>
        </w:r>
      </w:ins>
    </w:p>
    <w:p w14:paraId="64A19D0A" w14:textId="505D38A4" w:rsidR="15FF02BA" w:rsidDel="004C0C5A" w:rsidRDefault="15FF02BA">
      <w:pPr>
        <w:rPr>
          <w:ins w:id="498" w:author="Hauser Alexander Johannes" w:date="2019-03-08T07:51:00Z"/>
          <w:del w:id="499" w:author="Innerbichler Franz" w:date="2019-03-09T23:23:00Z"/>
          <w:rFonts w:ascii="Calibri" w:eastAsia="Calibri" w:hAnsi="Calibri" w:cs="Calibri"/>
          <w:rPrChange w:id="500" w:author="Hauser Alexander Johannes" w:date="2019-03-08T07:51:00Z">
            <w:rPr>
              <w:ins w:id="501" w:author="Hauser Alexander Johannes" w:date="2019-03-08T07:51:00Z"/>
              <w:del w:id="502" w:author="Innerbichler Franz" w:date="2019-03-09T23:23:00Z"/>
            </w:rPr>
          </w:rPrChange>
        </w:rPr>
      </w:pPr>
      <w:bookmarkStart w:id="503" w:name="_Toc3066516"/>
      <w:bookmarkStart w:id="504" w:name="_Toc3143687"/>
      <w:bookmarkStart w:id="505" w:name="_Toc3145468"/>
      <w:bookmarkStart w:id="506" w:name="_Toc3145802"/>
      <w:bookmarkStart w:id="507" w:name="_Toc3146713"/>
      <w:bookmarkEnd w:id="503"/>
      <w:bookmarkEnd w:id="504"/>
      <w:bookmarkEnd w:id="505"/>
      <w:bookmarkEnd w:id="506"/>
      <w:bookmarkEnd w:id="507"/>
    </w:p>
    <w:p w14:paraId="659834A9" w14:textId="7594F217" w:rsidR="15FF02BA" w:rsidRPr="004C0C5A" w:rsidDel="004C0C5A" w:rsidRDefault="5393D902">
      <w:pPr>
        <w:rPr>
          <w:del w:id="508" w:author="Innerbichler Franz" w:date="2019-03-09T23:23:00Z"/>
          <w:rFonts w:ascii="Calibri" w:eastAsia="Calibri" w:hAnsi="Calibri" w:cs="Calibri"/>
          <w:rPrChange w:id="509" w:author="Innerbichler Franz" w:date="2019-03-09T23:23:00Z">
            <w:rPr>
              <w:del w:id="510" w:author="Innerbichler Franz" w:date="2019-03-09T23:23:00Z"/>
            </w:rPr>
          </w:rPrChange>
        </w:rPr>
      </w:pPr>
      <w:ins w:id="511" w:author="Hauser Alexander Johannes" w:date="2019-03-08T07:52:00Z">
        <w:del w:id="512" w:author="Innerbichler Franz" w:date="2019-03-09T23:23:00Z">
          <w:r w:rsidRPr="004C0C5A" w:rsidDel="004C0C5A">
            <w:rPr>
              <w:rFonts w:ascii="Calibri" w:eastAsia="Calibri" w:hAnsi="Calibri" w:cs="Calibri"/>
              <w:rPrChange w:id="513" w:author="Innerbichler Franz" w:date="2019-03-09T23:23:00Z">
                <w:rPr/>
              </w:rPrChange>
            </w:rPr>
            <w:delText>Screenshot Report einfügen</w:delText>
          </w:r>
        </w:del>
      </w:ins>
      <w:bookmarkStart w:id="514" w:name="_Toc3066517"/>
      <w:bookmarkStart w:id="515" w:name="_Toc3143688"/>
      <w:bookmarkStart w:id="516" w:name="_Toc3145469"/>
      <w:bookmarkStart w:id="517" w:name="_Toc3145803"/>
      <w:bookmarkStart w:id="518" w:name="_Toc3146714"/>
      <w:bookmarkEnd w:id="514"/>
      <w:bookmarkEnd w:id="515"/>
      <w:bookmarkEnd w:id="516"/>
      <w:bookmarkEnd w:id="517"/>
      <w:bookmarkEnd w:id="518"/>
    </w:p>
    <w:p w14:paraId="77FE43AA" w14:textId="31137B29" w:rsidR="00367BC2" w:rsidRPr="004C0C5A" w:rsidRDefault="00367BC2" w:rsidP="0029309F">
      <w:pPr>
        <w:pStyle w:val="berschrift2"/>
        <w:numPr>
          <w:ilvl w:val="1"/>
          <w:numId w:val="1"/>
        </w:numPr>
        <w:rPr>
          <w:lang w:val="de-DE"/>
          <w:rPrChange w:id="519" w:author="Innerbichler Franz" w:date="2019-03-09T23:23:00Z">
            <w:rPr>
              <w:highlight w:val="yellow"/>
              <w:lang w:val="de-DE"/>
            </w:rPr>
          </w:rPrChange>
        </w:rPr>
      </w:pPr>
      <w:bookmarkStart w:id="520" w:name="_Toc3146715"/>
      <w:r w:rsidRPr="004C0C5A">
        <w:rPr>
          <w:lang w:val="de-DE"/>
          <w:rPrChange w:id="521" w:author="Innerbichler Franz" w:date="2019-03-09T23:23:00Z">
            <w:rPr>
              <w:highlight w:val="yellow"/>
              <w:lang w:val="de-DE"/>
            </w:rPr>
          </w:rPrChange>
        </w:rPr>
        <w:t xml:space="preserve">Partial Least </w:t>
      </w:r>
      <w:proofErr w:type="spellStart"/>
      <w:r w:rsidRPr="004C0C5A">
        <w:rPr>
          <w:lang w:val="de-DE"/>
          <w:rPrChange w:id="522" w:author="Innerbichler Franz" w:date="2019-03-09T23:23:00Z">
            <w:rPr>
              <w:highlight w:val="yellow"/>
              <w:lang w:val="de-DE"/>
            </w:rPr>
          </w:rPrChange>
        </w:rPr>
        <w:t>Squares</w:t>
      </w:r>
      <w:proofErr w:type="spellEnd"/>
      <w:r w:rsidR="00197734" w:rsidRPr="004C0C5A">
        <w:rPr>
          <w:lang w:val="de-DE"/>
          <w:rPrChange w:id="523" w:author="Innerbichler Franz" w:date="2019-03-09T23:23:00Z">
            <w:rPr>
              <w:highlight w:val="yellow"/>
              <w:lang w:val="de-DE"/>
            </w:rPr>
          </w:rPrChange>
        </w:rPr>
        <w:t xml:space="preserve"> (=</w:t>
      </w:r>
      <w:proofErr w:type="spellStart"/>
      <w:r w:rsidR="00197734" w:rsidRPr="004C0C5A">
        <w:rPr>
          <w:lang w:val="de-DE"/>
          <w:rPrChange w:id="524" w:author="Innerbichler Franz" w:date="2019-03-09T23:23:00Z">
            <w:rPr>
              <w:highlight w:val="yellow"/>
              <w:lang w:val="de-DE"/>
            </w:rPr>
          </w:rPrChange>
        </w:rPr>
        <w:t>Projection</w:t>
      </w:r>
      <w:proofErr w:type="spellEnd"/>
      <w:r w:rsidR="00197734" w:rsidRPr="004C0C5A">
        <w:rPr>
          <w:lang w:val="de-DE"/>
          <w:rPrChange w:id="525" w:author="Innerbichler Franz" w:date="2019-03-09T23:23:00Z">
            <w:rPr>
              <w:highlight w:val="yellow"/>
              <w:lang w:val="de-DE"/>
            </w:rPr>
          </w:rPrChange>
        </w:rPr>
        <w:t xml:space="preserve"> </w:t>
      </w:r>
      <w:proofErr w:type="spellStart"/>
      <w:r w:rsidR="00197734" w:rsidRPr="004C0C5A">
        <w:rPr>
          <w:lang w:val="de-DE"/>
          <w:rPrChange w:id="526" w:author="Innerbichler Franz" w:date="2019-03-09T23:23:00Z">
            <w:rPr>
              <w:highlight w:val="yellow"/>
              <w:lang w:val="de-DE"/>
            </w:rPr>
          </w:rPrChange>
        </w:rPr>
        <w:t>to</w:t>
      </w:r>
      <w:proofErr w:type="spellEnd"/>
      <w:r w:rsidR="00197734" w:rsidRPr="004C0C5A">
        <w:rPr>
          <w:lang w:val="de-DE"/>
          <w:rPrChange w:id="527" w:author="Innerbichler Franz" w:date="2019-03-09T23:23:00Z">
            <w:rPr>
              <w:highlight w:val="yellow"/>
              <w:lang w:val="de-DE"/>
            </w:rPr>
          </w:rPrChange>
        </w:rPr>
        <w:t xml:space="preserve"> </w:t>
      </w:r>
      <w:proofErr w:type="gramStart"/>
      <w:r w:rsidR="00197734" w:rsidRPr="004C0C5A">
        <w:rPr>
          <w:lang w:val="de-DE"/>
          <w:rPrChange w:id="528" w:author="Innerbichler Franz" w:date="2019-03-09T23:23:00Z">
            <w:rPr>
              <w:highlight w:val="yellow"/>
              <w:lang w:val="de-DE"/>
            </w:rPr>
          </w:rPrChange>
        </w:rPr>
        <w:t>Latent</w:t>
      </w:r>
      <w:proofErr w:type="gramEnd"/>
      <w:r w:rsidR="00197734" w:rsidRPr="004C0C5A">
        <w:rPr>
          <w:lang w:val="de-DE"/>
          <w:rPrChange w:id="529" w:author="Innerbichler Franz" w:date="2019-03-09T23:23:00Z">
            <w:rPr>
              <w:highlight w:val="yellow"/>
              <w:lang w:val="de-DE"/>
            </w:rPr>
          </w:rPrChange>
        </w:rPr>
        <w:t xml:space="preserve"> </w:t>
      </w:r>
      <w:proofErr w:type="spellStart"/>
      <w:ins w:id="530" w:author="Innerbichler Franz" w:date="2019-03-10T07:33:00Z">
        <w:r w:rsidR="49777E6D" w:rsidRPr="004C0C5A">
          <w:rPr>
            <w:lang w:val="de-DE"/>
            <w:rPrChange w:id="531" w:author="Innerbichler Franz" w:date="2019-03-09T23:23:00Z">
              <w:rPr>
                <w:highlight w:val="yellow"/>
                <w:lang w:val="de-DE"/>
              </w:rPr>
            </w:rPrChange>
          </w:rPr>
          <w:t>Structures</w:t>
        </w:r>
      </w:ins>
      <w:proofErr w:type="spellEnd"/>
      <w:del w:id="532" w:author="Innerbichler Franz" w:date="2019-03-10T07:33:00Z">
        <w:r w:rsidR="00197734" w:rsidRPr="004C0C5A" w:rsidDel="49777E6D">
          <w:rPr>
            <w:lang w:val="de-DE"/>
            <w:rPrChange w:id="533" w:author="Innerbichler Franz" w:date="2019-03-09T23:23:00Z">
              <w:rPr>
                <w:highlight w:val="yellow"/>
                <w:lang w:val="de-DE"/>
              </w:rPr>
            </w:rPrChange>
          </w:rPr>
          <w:delText>Variables</w:delText>
        </w:r>
      </w:del>
      <w:r w:rsidR="00197734" w:rsidRPr="004C0C5A">
        <w:rPr>
          <w:lang w:val="de-DE"/>
          <w:rPrChange w:id="534" w:author="Innerbichler Franz" w:date="2019-03-09T23:23:00Z">
            <w:rPr>
              <w:highlight w:val="yellow"/>
              <w:lang w:val="de-DE"/>
            </w:rPr>
          </w:rPrChange>
        </w:rPr>
        <w:t>)</w:t>
      </w:r>
      <w:bookmarkEnd w:id="520"/>
    </w:p>
    <w:p w14:paraId="507AEF10" w14:textId="17F38A51" w:rsidR="00367BC2" w:rsidRDefault="00B31056" w:rsidP="00367BC2">
      <w:pPr>
        <w:rPr>
          <w:ins w:id="535" w:author="Innerbichler Franz" w:date="2019-03-10T15:56:00Z"/>
          <w:lang w:eastAsia="x-none"/>
        </w:rPr>
      </w:pPr>
      <w:r w:rsidRPr="004C0C5A">
        <w:rPr>
          <w:lang w:eastAsia="x-none"/>
          <w:rPrChange w:id="536" w:author="Innerbichler Franz" w:date="2019-03-09T23:23:00Z">
            <w:rPr>
              <w:highlight w:val="yellow"/>
              <w:lang w:eastAsia="x-none"/>
            </w:rPr>
          </w:rPrChange>
        </w:rPr>
        <w:t xml:space="preserve">Die Analyse der 3326 Wellenlängendaten wird mit einem PLS Algorithmus vorgenommen. PLS </w:t>
      </w:r>
      <w:r w:rsidR="00D560EA" w:rsidRPr="004C0C5A">
        <w:rPr>
          <w:lang w:eastAsia="x-none"/>
          <w:rPrChange w:id="537" w:author="Innerbichler Franz" w:date="2019-03-09T23:23:00Z">
            <w:rPr>
              <w:highlight w:val="yellow"/>
              <w:lang w:eastAsia="x-none"/>
            </w:rPr>
          </w:rPrChange>
        </w:rPr>
        <w:t xml:space="preserve">verwendet im Gegensatz zur PCA Regression nur so wenig Hauptkomponenten wie möglich. </w:t>
      </w:r>
      <w:ins w:id="538" w:author="Innerbichler Franz" w:date="2019-03-10T15:55:00Z">
        <w:r w:rsidR="00782EF4">
          <w:rPr>
            <w:lang w:eastAsia="x-none"/>
          </w:rPr>
          <w:t xml:space="preserve">Eine </w:t>
        </w:r>
      </w:ins>
      <w:ins w:id="539" w:author="Innerbichler Franz" w:date="2019-03-10T15:56:00Z">
        <w:r w:rsidR="00093D40">
          <w:rPr>
            <w:lang w:eastAsia="x-none"/>
          </w:rPr>
          <w:t xml:space="preserve">sehr gute </w:t>
        </w:r>
      </w:ins>
      <w:ins w:id="540" w:author="Innerbichler Franz" w:date="2019-03-10T15:55:00Z">
        <w:r w:rsidR="00782EF4">
          <w:rPr>
            <w:lang w:eastAsia="x-none"/>
          </w:rPr>
          <w:t xml:space="preserve">Abhandlung </w:t>
        </w:r>
      </w:ins>
      <w:ins w:id="541" w:author="Innerbichler Franz" w:date="2019-03-10T15:56:00Z">
        <w:r w:rsidR="00093D40">
          <w:rPr>
            <w:lang w:eastAsia="x-none"/>
          </w:rPr>
          <w:t xml:space="preserve">über PLS kann in </w:t>
        </w:r>
        <w:r w:rsidR="00987FB6">
          <w:rPr>
            <w:lang w:eastAsia="x-none"/>
          </w:rPr>
          <w:t>folgendem Link nachgelesen werden:</w:t>
        </w:r>
      </w:ins>
    </w:p>
    <w:p w14:paraId="750E117A" w14:textId="56EC9A2E" w:rsidR="00987FB6" w:rsidRDefault="00987FB6" w:rsidP="00367BC2">
      <w:pPr>
        <w:rPr>
          <w:ins w:id="542" w:author="Innerbichler Franz" w:date="2019-03-10T15:56:00Z"/>
          <w:lang w:eastAsia="x-none"/>
        </w:rPr>
      </w:pPr>
      <w:ins w:id="543" w:author="Innerbichler Franz" w:date="2019-03-10T15:56:00Z">
        <w:r>
          <w:rPr>
            <w:lang w:eastAsia="x-none"/>
          </w:rPr>
          <w:fldChar w:fldCharType="begin"/>
        </w:r>
        <w:r>
          <w:rPr>
            <w:lang w:eastAsia="x-none"/>
          </w:rPr>
          <w:instrText xml:space="preserve"> HYPERLINK "</w:instrText>
        </w:r>
        <w:r w:rsidRPr="00987FB6">
          <w:rPr>
            <w:lang w:eastAsia="x-none"/>
          </w:rPr>
          <w:instrText>https://learnche.org/pid/latent-variable-modelling/projection-to-latent-structures</w:instrText>
        </w:r>
        <w:r>
          <w:rPr>
            <w:lang w:eastAsia="x-none"/>
          </w:rPr>
          <w:instrText xml:space="preserve">" </w:instrText>
        </w:r>
        <w:r>
          <w:rPr>
            <w:lang w:eastAsia="x-none"/>
          </w:rPr>
          <w:fldChar w:fldCharType="separate"/>
        </w:r>
        <w:r w:rsidRPr="00C365AA">
          <w:rPr>
            <w:rStyle w:val="Hyperlink"/>
            <w:lang w:eastAsia="x-none"/>
          </w:rPr>
          <w:t>https://learnche.org/pid/latent-variable-modelling/projection-to-latent-structures</w:t>
        </w:r>
        <w:r>
          <w:rPr>
            <w:lang w:eastAsia="x-none"/>
          </w:rPr>
          <w:fldChar w:fldCharType="end"/>
        </w:r>
      </w:ins>
    </w:p>
    <w:p w14:paraId="1846E835" w14:textId="77777777" w:rsidR="00987FB6" w:rsidRPr="004C0C5A" w:rsidRDefault="00987FB6" w:rsidP="00367BC2">
      <w:pPr>
        <w:rPr>
          <w:lang w:eastAsia="x-none"/>
          <w:rPrChange w:id="544" w:author="Innerbichler Franz" w:date="2019-03-09T23:23:00Z">
            <w:rPr>
              <w:highlight w:val="yellow"/>
              <w:lang w:eastAsia="x-none"/>
            </w:rPr>
          </w:rPrChange>
        </w:rPr>
      </w:pPr>
    </w:p>
    <w:p w14:paraId="2EB44092" w14:textId="73DA88F4" w:rsidR="00437FF7" w:rsidRPr="004C0C5A" w:rsidRDefault="001236A1" w:rsidP="00367BC2">
      <w:pPr>
        <w:rPr>
          <w:ins w:id="545" w:author="Innerbichler Franz" w:date="2019-03-09T23:22:00Z"/>
          <w:lang w:eastAsia="x-none"/>
          <w:rPrChange w:id="546" w:author="Innerbichler Franz" w:date="2019-03-09T23:23:00Z">
            <w:rPr>
              <w:ins w:id="547" w:author="Innerbichler Franz" w:date="2019-03-09T23:22:00Z"/>
              <w:highlight w:val="yellow"/>
              <w:lang w:eastAsia="x-none"/>
            </w:rPr>
          </w:rPrChange>
        </w:rPr>
      </w:pPr>
      <w:r w:rsidRPr="004C0C5A">
        <w:rPr>
          <w:lang w:eastAsia="x-none"/>
          <w:rPrChange w:id="548" w:author="Innerbichler Franz" w:date="2019-03-09T23:23:00Z">
            <w:rPr>
              <w:highlight w:val="yellow"/>
              <w:lang w:eastAsia="x-none"/>
            </w:rPr>
          </w:rPrChange>
        </w:rPr>
        <w:t>E</w:t>
      </w:r>
      <w:r w:rsidR="00437FF7" w:rsidRPr="004C0C5A">
        <w:rPr>
          <w:lang w:eastAsia="x-none"/>
          <w:rPrChange w:id="549" w:author="Innerbichler Franz" w:date="2019-03-09T23:23:00Z">
            <w:rPr>
              <w:highlight w:val="yellow"/>
              <w:lang w:eastAsia="x-none"/>
            </w:rPr>
          </w:rPrChange>
        </w:rPr>
        <w:t xml:space="preserve">s </w:t>
      </w:r>
      <w:r w:rsidRPr="004C0C5A">
        <w:rPr>
          <w:lang w:eastAsia="x-none"/>
          <w:rPrChange w:id="550" w:author="Innerbichler Franz" w:date="2019-03-09T23:23:00Z">
            <w:rPr>
              <w:highlight w:val="yellow"/>
              <w:lang w:eastAsia="x-none"/>
            </w:rPr>
          </w:rPrChange>
        </w:rPr>
        <w:t xml:space="preserve">gibt </w:t>
      </w:r>
      <w:r w:rsidR="00437FF7" w:rsidRPr="004C0C5A">
        <w:rPr>
          <w:lang w:eastAsia="x-none"/>
          <w:rPrChange w:id="551" w:author="Innerbichler Franz" w:date="2019-03-09T23:23:00Z">
            <w:rPr>
              <w:highlight w:val="yellow"/>
              <w:lang w:eastAsia="x-none"/>
            </w:rPr>
          </w:rPrChange>
        </w:rPr>
        <w:t xml:space="preserve">sehr viel </w:t>
      </w:r>
      <w:r w:rsidR="00197734" w:rsidRPr="004C0C5A">
        <w:rPr>
          <w:lang w:eastAsia="x-none"/>
          <w:rPrChange w:id="552" w:author="Innerbichler Franz" w:date="2019-03-09T23:23:00Z">
            <w:rPr>
              <w:highlight w:val="yellow"/>
              <w:lang w:eastAsia="x-none"/>
            </w:rPr>
          </w:rPrChange>
        </w:rPr>
        <w:t xml:space="preserve">Spielarten von PLS </w:t>
      </w:r>
      <w:r w:rsidRPr="004C0C5A">
        <w:rPr>
          <w:lang w:eastAsia="x-none"/>
          <w:rPrChange w:id="553" w:author="Innerbichler Franz" w:date="2019-03-09T23:23:00Z">
            <w:rPr>
              <w:highlight w:val="yellow"/>
              <w:lang w:eastAsia="x-none"/>
            </w:rPr>
          </w:rPrChange>
        </w:rPr>
        <w:t xml:space="preserve">weshalb sich das vorliegende Projekt auf die </w:t>
      </w:r>
      <w:r w:rsidR="00F74D64" w:rsidRPr="004C0C5A">
        <w:rPr>
          <w:lang w:eastAsia="x-none"/>
          <w:rPrChange w:id="554" w:author="Innerbichler Franz" w:date="2019-03-09T23:23:00Z">
            <w:rPr>
              <w:highlight w:val="yellow"/>
              <w:lang w:eastAsia="x-none"/>
            </w:rPr>
          </w:rPrChange>
        </w:rPr>
        <w:t>S</w:t>
      </w:r>
      <w:r w:rsidRPr="004C0C5A">
        <w:rPr>
          <w:lang w:eastAsia="x-none"/>
          <w:rPrChange w:id="555" w:author="Innerbichler Franz" w:date="2019-03-09T23:23:00Z">
            <w:rPr>
              <w:highlight w:val="yellow"/>
              <w:lang w:eastAsia="x-none"/>
            </w:rPr>
          </w:rPrChange>
        </w:rPr>
        <w:t>tandard-PLS mit SIMPLS als Algorithmus beschränkt</w:t>
      </w:r>
      <w:r w:rsidR="00F74D64" w:rsidRPr="004C0C5A">
        <w:rPr>
          <w:lang w:eastAsia="x-none"/>
          <w:rPrChange w:id="556" w:author="Innerbichler Franz" w:date="2019-03-09T23:23:00Z">
            <w:rPr>
              <w:highlight w:val="yellow"/>
              <w:lang w:eastAsia="x-none"/>
            </w:rPr>
          </w:rPrChange>
        </w:rPr>
        <w:t>, ohne auf die Unterschiede einzugehen.</w:t>
      </w:r>
    </w:p>
    <w:p w14:paraId="21C4FB65" w14:textId="5B8DBD4D" w:rsidR="00D854D0" w:rsidRDefault="00D854D0" w:rsidP="00367BC2">
      <w:pPr>
        <w:rPr>
          <w:ins w:id="557" w:author="Innerbichler Franz" w:date="2019-03-09T23:23:00Z"/>
          <w:lang w:eastAsia="x-none"/>
        </w:rPr>
      </w:pPr>
      <w:ins w:id="558" w:author="Innerbichler Franz" w:date="2019-03-09T23:22:00Z">
        <w:r w:rsidRPr="004C0C5A">
          <w:rPr>
            <w:lang w:eastAsia="x-none"/>
            <w:rPrChange w:id="559" w:author="Innerbichler Franz" w:date="2019-03-09T23:23:00Z">
              <w:rPr>
                <w:highlight w:val="yellow"/>
                <w:lang w:eastAsia="x-none"/>
              </w:rPr>
            </w:rPrChange>
          </w:rPr>
          <w:t xml:space="preserve">Teile des </w:t>
        </w:r>
      </w:ins>
      <w:ins w:id="560" w:author="Innerbichler Franz" w:date="2019-03-10T15:56:00Z">
        <w:r w:rsidR="00987FB6">
          <w:rPr>
            <w:lang w:eastAsia="x-none"/>
          </w:rPr>
          <w:t>C</w:t>
        </w:r>
      </w:ins>
      <w:ins w:id="561" w:author="Innerbichler Franz" w:date="2019-03-09T23:22:00Z">
        <w:r w:rsidRPr="004C0C5A">
          <w:rPr>
            <w:lang w:eastAsia="x-none"/>
            <w:rPrChange w:id="562" w:author="Innerbichler Franz" w:date="2019-03-09T23:23:00Z">
              <w:rPr>
                <w:highlight w:val="yellow"/>
                <w:lang w:eastAsia="x-none"/>
              </w:rPr>
            </w:rPrChange>
          </w:rPr>
          <w:t xml:space="preserve">odes wurden von der </w:t>
        </w:r>
      </w:ins>
      <w:ins w:id="563" w:author="Innerbichler Franz" w:date="2019-03-10T15:56:00Z">
        <w:r w:rsidR="00987FB6">
          <w:rPr>
            <w:lang w:eastAsia="x-none"/>
          </w:rPr>
          <w:t>W</w:t>
        </w:r>
      </w:ins>
      <w:ins w:id="564" w:author="Innerbichler Franz" w:date="2019-03-09T23:23:00Z">
        <w:r w:rsidRPr="004C0C5A">
          <w:rPr>
            <w:lang w:eastAsia="x-none"/>
            <w:rPrChange w:id="565" w:author="Innerbichler Franz" w:date="2019-03-09T23:23:00Z">
              <w:rPr>
                <w:highlight w:val="yellow"/>
                <w:lang w:eastAsia="x-none"/>
              </w:rPr>
            </w:rPrChange>
          </w:rPr>
          <w:t>ebsite</w:t>
        </w:r>
        <w:r w:rsidR="004C0C5A" w:rsidRPr="004C0C5A">
          <w:rPr>
            <w:lang w:eastAsia="x-none"/>
            <w:rPrChange w:id="566" w:author="Innerbichler Franz" w:date="2019-03-09T23:23:00Z">
              <w:rPr>
                <w:highlight w:val="yellow"/>
                <w:lang w:eastAsia="x-none"/>
              </w:rPr>
            </w:rPrChange>
          </w:rPr>
          <w:t xml:space="preserve">: </w:t>
        </w:r>
        <w:r w:rsidR="004C0C5A">
          <w:rPr>
            <w:lang w:eastAsia="x-none"/>
          </w:rPr>
          <w:fldChar w:fldCharType="begin"/>
        </w:r>
        <w:r w:rsidR="004C0C5A">
          <w:rPr>
            <w:lang w:eastAsia="x-none"/>
          </w:rPr>
          <w:instrText xml:space="preserve"> HYPERLINK "</w:instrText>
        </w:r>
        <w:r w:rsidR="004C0C5A" w:rsidRPr="004C0C5A">
          <w:rPr>
            <w:lang w:eastAsia="x-none"/>
          </w:rPr>
          <w:instrText>https://www.idtools.com.au/partial-least-squares-regression-python/</w:instrText>
        </w:r>
        <w:r w:rsidR="004C0C5A">
          <w:rPr>
            <w:lang w:eastAsia="x-none"/>
          </w:rPr>
          <w:instrText xml:space="preserve">" </w:instrText>
        </w:r>
        <w:r w:rsidR="004C0C5A">
          <w:rPr>
            <w:lang w:eastAsia="x-none"/>
          </w:rPr>
          <w:fldChar w:fldCharType="separate"/>
        </w:r>
        <w:r w:rsidR="004C0C5A" w:rsidRPr="00655B7F">
          <w:rPr>
            <w:rStyle w:val="Hyperlink"/>
            <w:lang w:eastAsia="x-none"/>
          </w:rPr>
          <w:t>https://www.idtools.com.au/partial-least-squares-regression-python/</w:t>
        </w:r>
        <w:r w:rsidR="004C0C5A">
          <w:rPr>
            <w:lang w:eastAsia="x-none"/>
          </w:rPr>
          <w:fldChar w:fldCharType="end"/>
        </w:r>
      </w:ins>
    </w:p>
    <w:p w14:paraId="03612F73" w14:textId="3BF5662A" w:rsidR="004C0C5A" w:rsidRDefault="004C0C5A" w:rsidP="00367BC2">
      <w:pPr>
        <w:rPr>
          <w:highlight w:val="yellow"/>
          <w:lang w:eastAsia="x-none"/>
        </w:rPr>
      </w:pPr>
      <w:ins w:id="567" w:author="Innerbichler Franz" w:date="2019-03-09T23:23:00Z">
        <w:r>
          <w:rPr>
            <w:lang w:eastAsia="x-none"/>
          </w:rPr>
          <w:t>kopiert</w:t>
        </w:r>
      </w:ins>
    </w:p>
    <w:p w14:paraId="5809A701" w14:textId="7A1485F2" w:rsidR="00F74D64" w:rsidRPr="004C0C5A" w:rsidRDefault="00905967" w:rsidP="002C198B">
      <w:pPr>
        <w:pStyle w:val="berschrift3"/>
        <w:rPr>
          <w:lang w:val="de-AT"/>
          <w:rPrChange w:id="568" w:author="Innerbichler Franz" w:date="2019-03-09T23:24:00Z">
            <w:rPr>
              <w:highlight w:val="yellow"/>
              <w:lang w:val="de-AT"/>
            </w:rPr>
          </w:rPrChange>
        </w:rPr>
      </w:pPr>
      <w:bookmarkStart w:id="569" w:name="_Toc3146716"/>
      <w:r w:rsidRPr="004C0C5A">
        <w:rPr>
          <w:lang w:val="de-AT"/>
          <w:rPrChange w:id="570" w:author="Innerbichler Franz" w:date="2019-03-09T23:24:00Z">
            <w:rPr>
              <w:highlight w:val="yellow"/>
              <w:lang w:val="de-AT"/>
            </w:rPr>
          </w:rPrChange>
        </w:rPr>
        <w:t>Python code</w:t>
      </w:r>
      <w:bookmarkEnd w:id="569"/>
    </w:p>
    <w:p w14:paraId="3B7C28D2" w14:textId="090F98FE" w:rsidR="00774C3F" w:rsidRDefault="000E61A1" w:rsidP="00A123D5">
      <w:pPr>
        <w:rPr>
          <w:highlight w:val="yellow"/>
          <w:lang w:val="de-AT" w:eastAsia="x-none"/>
        </w:rPr>
      </w:pPr>
      <w:r w:rsidRPr="004C0C5A">
        <w:rPr>
          <w:noProof/>
          <w:rPrChange w:id="571" w:author="Innerbichler Franz" w:date="2019-03-09T23:24:00Z">
            <w:rPr>
              <w:noProof/>
            </w:rPr>
          </w:rPrChange>
        </w:rPr>
        <w:drawing>
          <wp:anchor distT="0" distB="0" distL="114300" distR="114300" simplePos="0" relativeHeight="251754496" behindDoc="0" locked="0" layoutInCell="1" allowOverlap="1" wp14:anchorId="7FA90238" wp14:editId="63680DD1">
            <wp:simplePos x="0" y="0"/>
            <wp:positionH relativeFrom="column">
              <wp:posOffset>1157748</wp:posOffset>
            </wp:positionH>
            <wp:positionV relativeFrom="paragraph">
              <wp:posOffset>290174</wp:posOffset>
            </wp:positionV>
            <wp:extent cx="3880237" cy="570157"/>
            <wp:effectExtent l="0" t="0" r="0" b="190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80237" cy="570157"/>
                    </a:xfrm>
                    <a:prstGeom prst="rect">
                      <a:avLst/>
                    </a:prstGeom>
                  </pic:spPr>
                </pic:pic>
              </a:graphicData>
            </a:graphic>
            <wp14:sizeRelH relativeFrom="page">
              <wp14:pctWidth>0</wp14:pctWidth>
            </wp14:sizeRelH>
            <wp14:sizeRelV relativeFrom="page">
              <wp14:pctHeight>0</wp14:pctHeight>
            </wp14:sizeRelV>
          </wp:anchor>
        </w:drawing>
      </w:r>
      <w:r w:rsidR="00A123D5" w:rsidRPr="004C0C5A">
        <w:rPr>
          <w:lang w:val="de-AT" w:eastAsia="x-none"/>
          <w:rPrChange w:id="572" w:author="Innerbichler Franz" w:date="2019-03-09T23:24:00Z">
            <w:rPr>
              <w:highlight w:val="yellow"/>
              <w:lang w:val="de-AT" w:eastAsia="x-none"/>
            </w:rPr>
          </w:rPrChange>
        </w:rPr>
        <w:t xml:space="preserve">Es werden für </w:t>
      </w:r>
      <w:r w:rsidR="00774C3F" w:rsidRPr="004C0C5A">
        <w:rPr>
          <w:lang w:val="de-AT" w:eastAsia="x-none"/>
          <w:rPrChange w:id="573" w:author="Innerbichler Franz" w:date="2019-03-09T23:24:00Z">
            <w:rPr>
              <w:highlight w:val="yellow"/>
              <w:lang w:val="de-AT" w:eastAsia="x-none"/>
            </w:rPr>
          </w:rPrChange>
        </w:rPr>
        <w:t xml:space="preserve">das </w:t>
      </w:r>
      <w:proofErr w:type="spellStart"/>
      <w:r w:rsidR="00774C3F" w:rsidRPr="004C0C5A">
        <w:rPr>
          <w:lang w:val="de-AT" w:eastAsia="x-none"/>
          <w:rPrChange w:id="574" w:author="Innerbichler Franz" w:date="2019-03-09T23:24:00Z">
            <w:rPr>
              <w:highlight w:val="yellow"/>
              <w:lang w:val="de-AT" w:eastAsia="x-none"/>
            </w:rPr>
          </w:rPrChange>
        </w:rPr>
        <w:t>Preprocessing</w:t>
      </w:r>
      <w:proofErr w:type="spellEnd"/>
      <w:r w:rsidR="00774C3F" w:rsidRPr="004C0C5A">
        <w:rPr>
          <w:lang w:val="de-AT" w:eastAsia="x-none"/>
          <w:rPrChange w:id="575" w:author="Innerbichler Franz" w:date="2019-03-09T23:24:00Z">
            <w:rPr>
              <w:highlight w:val="yellow"/>
              <w:lang w:val="de-AT" w:eastAsia="x-none"/>
            </w:rPr>
          </w:rPrChange>
        </w:rPr>
        <w:t xml:space="preserve"> und </w:t>
      </w:r>
      <w:r w:rsidR="00A123D5" w:rsidRPr="004C0C5A">
        <w:rPr>
          <w:lang w:val="de-AT" w:eastAsia="x-none"/>
          <w:rPrChange w:id="576" w:author="Innerbichler Franz" w:date="2019-03-09T23:24:00Z">
            <w:rPr>
              <w:highlight w:val="yellow"/>
              <w:lang w:val="de-AT" w:eastAsia="x-none"/>
            </w:rPr>
          </w:rPrChange>
        </w:rPr>
        <w:t xml:space="preserve">die PLS </w:t>
      </w:r>
      <w:r w:rsidR="00774C3F" w:rsidRPr="004C0C5A">
        <w:rPr>
          <w:lang w:val="de-AT" w:eastAsia="x-none"/>
          <w:rPrChange w:id="577" w:author="Innerbichler Franz" w:date="2019-03-09T23:24:00Z">
            <w:rPr>
              <w:highlight w:val="yellow"/>
              <w:lang w:val="de-AT" w:eastAsia="x-none"/>
            </w:rPr>
          </w:rPrChange>
        </w:rPr>
        <w:t xml:space="preserve">folgende Python </w:t>
      </w:r>
      <w:proofErr w:type="spellStart"/>
      <w:r w:rsidR="00774C3F" w:rsidRPr="004C0C5A">
        <w:rPr>
          <w:lang w:val="de-AT" w:eastAsia="x-none"/>
          <w:rPrChange w:id="578" w:author="Innerbichler Franz" w:date="2019-03-09T23:24:00Z">
            <w:rPr>
              <w:highlight w:val="yellow"/>
              <w:lang w:val="de-AT" w:eastAsia="x-none"/>
            </w:rPr>
          </w:rPrChange>
        </w:rPr>
        <w:t>packages</w:t>
      </w:r>
      <w:proofErr w:type="spellEnd"/>
      <w:r w:rsidR="00774C3F" w:rsidRPr="004C0C5A">
        <w:rPr>
          <w:lang w:val="de-AT" w:eastAsia="x-none"/>
          <w:rPrChange w:id="579" w:author="Innerbichler Franz" w:date="2019-03-09T23:24:00Z">
            <w:rPr>
              <w:highlight w:val="yellow"/>
              <w:lang w:val="de-AT" w:eastAsia="x-none"/>
            </w:rPr>
          </w:rPrChange>
        </w:rPr>
        <w:t xml:space="preserve"> benötigt:</w:t>
      </w:r>
    </w:p>
    <w:p w14:paraId="30ADD8BC" w14:textId="510006BE" w:rsidR="00FF4E5B" w:rsidRDefault="00FF4E5B" w:rsidP="00FF4E5B">
      <w:pPr>
        <w:keepNext/>
      </w:pPr>
    </w:p>
    <w:p w14:paraId="07552CAB" w14:textId="1C599A88" w:rsidR="00FF4E5B" w:rsidRDefault="00FF4E5B" w:rsidP="00396647">
      <w:pPr>
        <w:pStyle w:val="Beschriftung"/>
        <w:ind w:left="2880"/>
        <w:rPr>
          <w:highlight w:val="yellow"/>
          <w:lang w:val="de-AT" w:eastAsia="x-none"/>
        </w:rPr>
      </w:pPr>
      <w:bookmarkStart w:id="580" w:name="_Toc3147226"/>
      <w:r>
        <w:t xml:space="preserve">Abbildung </w:t>
      </w:r>
      <w:ins w:id="581" w:author="Innerbichler Franz" w:date="2019-03-10T21:49:00Z">
        <w:r w:rsidR="00A51811">
          <w:fldChar w:fldCharType="begin"/>
        </w:r>
        <w:r w:rsidR="00A51811">
          <w:instrText xml:space="preserve"> SEQ Abbildung \* ARABIC </w:instrText>
        </w:r>
      </w:ins>
      <w:r w:rsidR="00A51811">
        <w:fldChar w:fldCharType="separate"/>
      </w:r>
      <w:ins w:id="582" w:author="Innerbichler Franz" w:date="2019-03-10T21:49:00Z">
        <w:r w:rsidR="00A51811">
          <w:rPr>
            <w:noProof/>
          </w:rPr>
          <w:t>16</w:t>
        </w:r>
        <w:r w:rsidR="00A51811">
          <w:fldChar w:fldCharType="end"/>
        </w:r>
      </w:ins>
      <w:del w:id="583" w:author="Innerbichler Franz" w:date="2019-03-10T21:49:00Z">
        <w:r w:rsidDel="00A51811">
          <w:fldChar w:fldCharType="begin"/>
        </w:r>
        <w:r w:rsidDel="00A51811">
          <w:delInstrText xml:space="preserve"> SEQ Abbildung \* ARABIC </w:delInstrText>
        </w:r>
        <w:r w:rsidDel="00A51811">
          <w:fldChar w:fldCharType="separate"/>
        </w:r>
      </w:del>
      <w:del w:id="584" w:author="Innerbichler Franz" w:date="2019-03-10T15:52:00Z">
        <w:r w:rsidR="00396647" w:rsidDel="00E9694C">
          <w:rPr>
            <w:noProof/>
          </w:rPr>
          <w:delText>14</w:delText>
        </w:r>
      </w:del>
      <w:del w:id="585" w:author="Innerbichler Franz" w:date="2019-03-10T21:49:00Z">
        <w:r w:rsidDel="00A51811">
          <w:fldChar w:fldCharType="end"/>
        </w:r>
      </w:del>
      <w:r>
        <w:t xml:space="preserve">: </w:t>
      </w:r>
      <w:del w:id="586" w:author="Innerbichler Franz" w:date="2019-03-10T21:13:00Z">
        <w:r w:rsidR="00E61F0C" w:rsidDel="007B2AB1">
          <w:delText xml:space="preserve">Screenshot </w:delText>
        </w:r>
        <w:r w:rsidR="00EC48B4" w:rsidDel="007B2AB1">
          <w:delText xml:space="preserve">Import </w:delText>
        </w:r>
      </w:del>
      <w:ins w:id="587" w:author="Innerbichler Franz" w:date="2019-03-10T21:13:00Z">
        <w:r w:rsidR="007B2AB1">
          <w:t xml:space="preserve">Python </w:t>
        </w:r>
        <w:proofErr w:type="spellStart"/>
        <w:r w:rsidR="007B2AB1">
          <w:t>packages</w:t>
        </w:r>
        <w:proofErr w:type="spellEnd"/>
        <w:r w:rsidR="007B2AB1">
          <w:t xml:space="preserve"> für </w:t>
        </w:r>
        <w:r w:rsidR="00F41674">
          <w:t>die PLS</w:t>
        </w:r>
      </w:ins>
      <w:bookmarkEnd w:id="580"/>
      <w:del w:id="588" w:author="Klein Paul" w:date="2019-03-05T07:24:00Z">
        <w:r w:rsidR="00EC48B4">
          <w:delText>packages</w:delText>
        </w:r>
      </w:del>
    </w:p>
    <w:p w14:paraId="66F33512" w14:textId="0F052149" w:rsidR="00A123D5" w:rsidRDefault="00A123D5" w:rsidP="00A123D5">
      <w:pPr>
        <w:rPr>
          <w:ins w:id="589" w:author="Innerbichler Franz" w:date="2019-03-10T21:10:00Z"/>
          <w:lang w:val="de-AT" w:eastAsia="x-none"/>
        </w:rPr>
      </w:pPr>
      <w:del w:id="590" w:author="Innerbichler Franz" w:date="2019-03-10T15:59:00Z">
        <w:r w:rsidRPr="004C0C5A" w:rsidDel="00DC7C8E">
          <w:rPr>
            <w:lang w:val="de-AT" w:eastAsia="x-none"/>
            <w:rPrChange w:id="591" w:author="Innerbichler Franz" w:date="2019-03-09T23:24:00Z">
              <w:rPr>
                <w:highlight w:val="yellow"/>
                <w:lang w:val="de-AT" w:eastAsia="x-none"/>
              </w:rPr>
            </w:rPrChange>
          </w:rPr>
          <w:delText xml:space="preserve"> </w:delText>
        </w:r>
      </w:del>
      <w:r w:rsidR="00905967" w:rsidRPr="004C0C5A">
        <w:rPr>
          <w:lang w:val="de-AT" w:eastAsia="x-none"/>
          <w:rPrChange w:id="592" w:author="Innerbichler Franz" w:date="2019-03-09T23:24:00Z">
            <w:rPr>
              <w:highlight w:val="yellow"/>
              <w:lang w:val="de-AT" w:eastAsia="x-none"/>
            </w:rPr>
          </w:rPrChange>
        </w:rPr>
        <w:t>Nach dem Import der Daten</w:t>
      </w:r>
      <w:r w:rsidR="00D32FAB" w:rsidRPr="004C0C5A">
        <w:rPr>
          <w:lang w:val="de-AT" w:eastAsia="x-none"/>
          <w:rPrChange w:id="593" w:author="Innerbichler Franz" w:date="2019-03-09T23:24:00Z">
            <w:rPr>
              <w:highlight w:val="yellow"/>
              <w:lang w:val="de-AT" w:eastAsia="x-none"/>
            </w:rPr>
          </w:rPrChange>
        </w:rPr>
        <w:t xml:space="preserve"> vom Cassandra Server der FH Kufstein (</w:t>
      </w:r>
      <w:r w:rsidR="008209CB" w:rsidRPr="004C0C5A">
        <w:rPr>
          <w:lang w:val="de-AT" w:eastAsia="x-none"/>
          <w:rPrChange w:id="594" w:author="Innerbichler Franz" w:date="2019-03-09T23:24:00Z">
            <w:rPr>
              <w:highlight w:val="yellow"/>
              <w:lang w:val="de-AT" w:eastAsia="x-none"/>
            </w:rPr>
          </w:rPrChange>
        </w:rPr>
        <w:t>Beschreibung</w:t>
      </w:r>
      <w:r w:rsidR="00D32FAB" w:rsidRPr="004C0C5A">
        <w:rPr>
          <w:lang w:val="de-AT" w:eastAsia="x-none"/>
          <w:rPrChange w:id="595" w:author="Innerbichler Franz" w:date="2019-03-09T23:24:00Z">
            <w:rPr>
              <w:highlight w:val="yellow"/>
              <w:lang w:val="de-AT" w:eastAsia="x-none"/>
            </w:rPr>
          </w:rPrChange>
        </w:rPr>
        <w:t xml:space="preserve"> in </w:t>
      </w:r>
      <w:ins w:id="596" w:author="Innerbichler Franz" w:date="2019-03-10T15:59:00Z">
        <w:r w:rsidR="00DC7C8E">
          <w:rPr>
            <w:lang w:val="de-AT" w:eastAsia="x-none"/>
          </w:rPr>
          <w:t xml:space="preserve">2.2 und in </w:t>
        </w:r>
      </w:ins>
      <w:r w:rsidR="00D32FAB" w:rsidRPr="004C0C5A">
        <w:rPr>
          <w:lang w:val="de-AT" w:eastAsia="x-none"/>
          <w:rPrChange w:id="597" w:author="Innerbichler Franz" w:date="2019-03-09T23:24:00Z">
            <w:rPr>
              <w:highlight w:val="yellow"/>
              <w:lang w:val="de-AT" w:eastAsia="x-none"/>
            </w:rPr>
          </w:rPrChange>
        </w:rPr>
        <w:t>der Gruppenarbeit der</w:t>
      </w:r>
      <w:del w:id="598" w:author="Innerbichler Franz" w:date="2019-03-10T15:59:00Z">
        <w:r w:rsidR="00D32FAB" w:rsidRPr="004C0C5A" w:rsidDel="00F10B71">
          <w:rPr>
            <w:lang w:val="de-AT" w:eastAsia="x-none"/>
            <w:rPrChange w:id="599" w:author="Innerbichler Franz" w:date="2019-03-09T23:24:00Z">
              <w:rPr>
                <w:highlight w:val="yellow"/>
                <w:lang w:val="de-AT" w:eastAsia="x-none"/>
              </w:rPr>
            </w:rPrChange>
          </w:rPr>
          <w:delText xml:space="preserve"> </w:delText>
        </w:r>
      </w:del>
      <w:r w:rsidR="00D32FAB" w:rsidRPr="004C0C5A">
        <w:rPr>
          <w:lang w:val="de-AT" w:eastAsia="x-none"/>
          <w:rPrChange w:id="600" w:author="Innerbichler Franz" w:date="2019-03-09T23:24:00Z">
            <w:rPr>
              <w:highlight w:val="yellow"/>
              <w:lang w:val="de-AT" w:eastAsia="x-none"/>
            </w:rPr>
          </w:rPrChange>
        </w:rPr>
        <w:t xml:space="preserve">selben Gruppe für Data Engineering, </w:t>
      </w:r>
      <w:r w:rsidR="00826400" w:rsidRPr="004C0C5A">
        <w:rPr>
          <w:lang w:val="de-AT" w:eastAsia="x-none"/>
          <w:rPrChange w:id="601" w:author="Innerbichler Franz" w:date="2019-03-09T23:24:00Z">
            <w:rPr>
              <w:highlight w:val="yellow"/>
              <w:lang w:val="de-AT" w:eastAsia="x-none"/>
            </w:rPr>
          </w:rPrChange>
        </w:rPr>
        <w:t xml:space="preserve">Leiter </w:t>
      </w:r>
      <w:r w:rsidR="00D32FAB" w:rsidRPr="004C0C5A">
        <w:rPr>
          <w:lang w:val="de-AT" w:eastAsia="x-none"/>
          <w:rPrChange w:id="602" w:author="Innerbichler Franz" w:date="2019-03-09T23:24:00Z">
            <w:rPr>
              <w:highlight w:val="yellow"/>
              <w:lang w:val="de-AT" w:eastAsia="x-none"/>
            </w:rPr>
          </w:rPrChange>
        </w:rPr>
        <w:t xml:space="preserve">M. </w:t>
      </w:r>
      <w:proofErr w:type="spellStart"/>
      <w:r w:rsidR="00D32FAB" w:rsidRPr="004C0C5A">
        <w:rPr>
          <w:lang w:val="de-AT" w:eastAsia="x-none"/>
          <w:rPrChange w:id="603" w:author="Innerbichler Franz" w:date="2019-03-09T23:24:00Z">
            <w:rPr>
              <w:highlight w:val="yellow"/>
              <w:lang w:val="de-AT" w:eastAsia="x-none"/>
            </w:rPr>
          </w:rPrChange>
        </w:rPr>
        <w:t>Kohlegger</w:t>
      </w:r>
      <w:proofErr w:type="spellEnd"/>
      <w:r w:rsidR="00D32FAB" w:rsidRPr="004C0C5A">
        <w:rPr>
          <w:lang w:val="de-AT" w:eastAsia="x-none"/>
          <w:rPrChange w:id="604" w:author="Innerbichler Franz" w:date="2019-03-09T23:24:00Z">
            <w:rPr>
              <w:highlight w:val="yellow"/>
              <w:lang w:val="de-AT" w:eastAsia="x-none"/>
            </w:rPr>
          </w:rPrChange>
        </w:rPr>
        <w:t>)</w:t>
      </w:r>
      <w:r w:rsidR="00826400" w:rsidRPr="004C0C5A">
        <w:rPr>
          <w:lang w:val="de-AT" w:eastAsia="x-none"/>
          <w:rPrChange w:id="605" w:author="Innerbichler Franz" w:date="2019-03-09T23:24:00Z">
            <w:rPr>
              <w:highlight w:val="yellow"/>
              <w:lang w:val="de-AT" w:eastAsia="x-none"/>
            </w:rPr>
          </w:rPrChange>
        </w:rPr>
        <w:t xml:space="preserve"> </w:t>
      </w:r>
      <w:r w:rsidR="008209CB" w:rsidRPr="004C0C5A">
        <w:rPr>
          <w:lang w:val="de-AT" w:eastAsia="x-none"/>
          <w:rPrChange w:id="606" w:author="Innerbichler Franz" w:date="2019-03-09T23:24:00Z">
            <w:rPr>
              <w:highlight w:val="yellow"/>
              <w:lang w:val="de-AT" w:eastAsia="x-none"/>
            </w:rPr>
          </w:rPrChange>
        </w:rPr>
        <w:t>werden die Daten sortiert</w:t>
      </w:r>
      <w:r w:rsidR="008F59D4" w:rsidRPr="004C0C5A">
        <w:rPr>
          <w:lang w:val="de-AT" w:eastAsia="x-none"/>
          <w:rPrChange w:id="607" w:author="Innerbichler Franz" w:date="2019-03-09T23:24:00Z">
            <w:rPr>
              <w:highlight w:val="yellow"/>
              <w:lang w:val="de-AT" w:eastAsia="x-none"/>
            </w:rPr>
          </w:rPrChange>
        </w:rPr>
        <w:t xml:space="preserve"> und von den beschrei</w:t>
      </w:r>
      <w:r w:rsidR="00CA605F" w:rsidRPr="004C0C5A">
        <w:rPr>
          <w:lang w:val="de-AT" w:eastAsia="x-none"/>
          <w:rPrChange w:id="608" w:author="Innerbichler Franz" w:date="2019-03-09T23:24:00Z">
            <w:rPr>
              <w:highlight w:val="yellow"/>
              <w:lang w:val="de-AT" w:eastAsia="x-none"/>
            </w:rPr>
          </w:rPrChange>
        </w:rPr>
        <w:t>benden Spalten befreit</w:t>
      </w:r>
      <w:r w:rsidR="00D26FBC" w:rsidRPr="004C0C5A">
        <w:rPr>
          <w:lang w:val="de-AT" w:eastAsia="x-none"/>
          <w:rPrChange w:id="609" w:author="Innerbichler Franz" w:date="2019-03-09T23:24:00Z">
            <w:rPr>
              <w:highlight w:val="yellow"/>
              <w:lang w:val="de-AT" w:eastAsia="x-none"/>
            </w:rPr>
          </w:rPrChange>
        </w:rPr>
        <w:t>:</w:t>
      </w:r>
      <w:r w:rsidR="00CA605F" w:rsidRPr="004C0C5A">
        <w:rPr>
          <w:lang w:val="de-AT" w:eastAsia="x-none"/>
          <w:rPrChange w:id="610" w:author="Innerbichler Franz" w:date="2019-03-09T23:24:00Z">
            <w:rPr>
              <w:highlight w:val="yellow"/>
              <w:lang w:val="de-AT" w:eastAsia="x-none"/>
            </w:rPr>
          </w:rPrChange>
        </w:rPr>
        <w:t xml:space="preserve"> </w:t>
      </w:r>
      <w:del w:id="611" w:author="Innerbichler Franz" w:date="2019-03-10T15:57:00Z">
        <w:r w:rsidR="00CA605F" w:rsidRPr="004C0C5A" w:rsidDel="00FA47B1">
          <w:rPr>
            <w:lang w:val="de-AT" w:eastAsia="x-none"/>
            <w:rPrChange w:id="612" w:author="Innerbichler Franz" w:date="2019-03-09T23:24:00Z">
              <w:rPr>
                <w:highlight w:val="yellow"/>
                <w:lang w:val="de-AT" w:eastAsia="x-none"/>
              </w:rPr>
            </w:rPrChange>
          </w:rPr>
          <w:delText xml:space="preserve">(Abb 15 zeigt die </w:delText>
        </w:r>
      </w:del>
    </w:p>
    <w:p w14:paraId="0C2EE456" w14:textId="77777777" w:rsidR="000403F9" w:rsidRDefault="00321BE9" w:rsidP="000403F9">
      <w:pPr>
        <w:keepNext/>
        <w:rPr>
          <w:ins w:id="613" w:author="Innerbichler Franz" w:date="2019-03-10T21:14:00Z"/>
        </w:rPr>
        <w:pPrChange w:id="614" w:author="Innerbichler Franz" w:date="2019-03-10T21:14:00Z">
          <w:pPr/>
        </w:pPrChange>
      </w:pPr>
      <w:ins w:id="615" w:author="Innerbichler Franz" w:date="2019-03-10T21:10:00Z">
        <w:r>
          <w:rPr>
            <w:noProof/>
          </w:rPr>
          <w:drawing>
            <wp:inline distT="0" distB="0" distL="0" distR="0" wp14:anchorId="77C405F7" wp14:editId="3ED0EC56">
              <wp:extent cx="2091193" cy="1499890"/>
              <wp:effectExtent l="0" t="0" r="4445"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1996" cy="1507638"/>
                      </a:xfrm>
                      <a:prstGeom prst="rect">
                        <a:avLst/>
                      </a:prstGeom>
                    </pic:spPr>
                  </pic:pic>
                </a:graphicData>
              </a:graphic>
            </wp:inline>
          </w:drawing>
        </w:r>
      </w:ins>
    </w:p>
    <w:p w14:paraId="2A4373D0" w14:textId="5C96F2E1" w:rsidR="00321BE9" w:rsidRDefault="000403F9" w:rsidP="000403F9">
      <w:pPr>
        <w:pStyle w:val="Beschriftung"/>
        <w:rPr>
          <w:ins w:id="616" w:author="Innerbichler Franz" w:date="2019-03-10T21:10:00Z"/>
          <w:lang w:val="de-AT" w:eastAsia="x-none"/>
        </w:rPr>
        <w:pPrChange w:id="617" w:author="Innerbichler Franz" w:date="2019-03-10T21:14:00Z">
          <w:pPr/>
        </w:pPrChange>
      </w:pPr>
      <w:bookmarkStart w:id="618" w:name="_Toc3147227"/>
      <w:ins w:id="619" w:author="Innerbichler Franz" w:date="2019-03-10T21:14:00Z">
        <w:r>
          <w:t xml:space="preserve">Abbildung </w:t>
        </w:r>
      </w:ins>
      <w:ins w:id="620" w:author="Innerbichler Franz" w:date="2019-03-10T21:49:00Z">
        <w:r w:rsidR="00A51811">
          <w:fldChar w:fldCharType="begin"/>
        </w:r>
        <w:r w:rsidR="00A51811">
          <w:instrText xml:space="preserve"> SEQ Abbildung \* ARABIC </w:instrText>
        </w:r>
      </w:ins>
      <w:r w:rsidR="00A51811">
        <w:fldChar w:fldCharType="separate"/>
      </w:r>
      <w:ins w:id="621" w:author="Innerbichler Franz" w:date="2019-03-10T21:49:00Z">
        <w:r w:rsidR="00A51811">
          <w:rPr>
            <w:noProof/>
          </w:rPr>
          <w:t>17</w:t>
        </w:r>
        <w:r w:rsidR="00A51811">
          <w:fldChar w:fldCharType="end"/>
        </w:r>
      </w:ins>
      <w:ins w:id="622" w:author="Innerbichler Franz" w:date="2019-03-10T21:14:00Z">
        <w:r w:rsidR="00166587">
          <w:t xml:space="preserve"> </w:t>
        </w:r>
      </w:ins>
      <w:ins w:id="623" w:author="Innerbichler Franz" w:date="2019-03-10T21:16:00Z">
        <w:r w:rsidR="00985140">
          <w:t xml:space="preserve">Sortierung der </w:t>
        </w:r>
        <w:r w:rsidR="00635BE4">
          <w:t>RAMAN Spektren</w:t>
        </w:r>
      </w:ins>
      <w:bookmarkEnd w:id="618"/>
    </w:p>
    <w:p w14:paraId="0E08BDA2" w14:textId="77777777" w:rsidR="00321BE9" w:rsidRDefault="00321BE9" w:rsidP="00A123D5">
      <w:pPr>
        <w:rPr>
          <w:ins w:id="624" w:author="Innerbichler Franz" w:date="2019-03-10T21:12:00Z"/>
          <w:lang w:val="de-AT" w:eastAsia="x-none"/>
        </w:rPr>
      </w:pPr>
    </w:p>
    <w:p w14:paraId="1F4CAAF1" w14:textId="77777777" w:rsidR="003037B8" w:rsidRDefault="00DB4E86" w:rsidP="003037B8">
      <w:pPr>
        <w:keepNext/>
        <w:rPr>
          <w:ins w:id="625" w:author="Innerbichler Franz" w:date="2019-03-10T21:17:00Z"/>
        </w:rPr>
        <w:pPrChange w:id="626" w:author="Innerbichler Franz" w:date="2019-03-10T21:17:00Z">
          <w:pPr/>
        </w:pPrChange>
      </w:pPr>
      <w:ins w:id="627" w:author="Innerbichler Franz" w:date="2019-03-10T21:12:00Z">
        <w:r>
          <w:rPr>
            <w:noProof/>
          </w:rPr>
          <w:drawing>
            <wp:inline distT="0" distB="0" distL="0" distR="0" wp14:anchorId="28758156" wp14:editId="40573E82">
              <wp:extent cx="2941983" cy="1017842"/>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3662" cy="1025342"/>
                      </a:xfrm>
                      <a:prstGeom prst="rect">
                        <a:avLst/>
                      </a:prstGeom>
                    </pic:spPr>
                  </pic:pic>
                </a:graphicData>
              </a:graphic>
            </wp:inline>
          </w:drawing>
        </w:r>
      </w:ins>
    </w:p>
    <w:p w14:paraId="2BA8160B" w14:textId="24BE3D63" w:rsidR="00DB4E86" w:rsidRDefault="003037B8" w:rsidP="003037B8">
      <w:pPr>
        <w:pStyle w:val="Beschriftung"/>
        <w:rPr>
          <w:ins w:id="628" w:author="Innerbichler Franz" w:date="2019-03-10T21:17:00Z"/>
          <w:lang w:val="de-AT" w:eastAsia="x-none"/>
        </w:rPr>
        <w:pPrChange w:id="629" w:author="Innerbichler Franz" w:date="2019-03-10T21:17:00Z">
          <w:pPr/>
        </w:pPrChange>
      </w:pPr>
      <w:bookmarkStart w:id="630" w:name="_Toc3147228"/>
      <w:ins w:id="631" w:author="Innerbichler Franz" w:date="2019-03-10T21:17:00Z">
        <w:r>
          <w:t xml:space="preserve">Abbildung </w:t>
        </w:r>
      </w:ins>
      <w:ins w:id="632" w:author="Innerbichler Franz" w:date="2019-03-10T21:49:00Z">
        <w:r w:rsidR="00A51811">
          <w:fldChar w:fldCharType="begin"/>
        </w:r>
        <w:r w:rsidR="00A51811">
          <w:instrText xml:space="preserve"> SEQ Abbildung \* ARABIC </w:instrText>
        </w:r>
      </w:ins>
      <w:r w:rsidR="00A51811">
        <w:fldChar w:fldCharType="separate"/>
      </w:r>
      <w:ins w:id="633" w:author="Innerbichler Franz" w:date="2019-03-10T21:49:00Z">
        <w:r w:rsidR="00A51811">
          <w:rPr>
            <w:noProof/>
          </w:rPr>
          <w:t>18</w:t>
        </w:r>
        <w:r w:rsidR="00A51811">
          <w:fldChar w:fldCharType="end"/>
        </w:r>
      </w:ins>
      <w:ins w:id="634" w:author="Innerbichler Franz" w:date="2019-03-10T21:17:00Z">
        <w:r w:rsidR="002A63AE">
          <w:t xml:space="preserve"> </w:t>
        </w:r>
      </w:ins>
      <w:ins w:id="635" w:author="Innerbichler Franz" w:date="2019-03-10T21:18:00Z">
        <w:r w:rsidR="006B0D55">
          <w:t xml:space="preserve">Sortierung der </w:t>
        </w:r>
        <w:r w:rsidR="00227E66">
          <w:t>Y-Variablen</w:t>
        </w:r>
      </w:ins>
      <w:bookmarkEnd w:id="630"/>
    </w:p>
    <w:p w14:paraId="40FCF053" w14:textId="77777777" w:rsidR="00635BE4" w:rsidRPr="004C0C5A" w:rsidRDefault="00635BE4" w:rsidP="00A123D5">
      <w:pPr>
        <w:rPr>
          <w:lang w:val="de-AT" w:eastAsia="x-none"/>
          <w:rPrChange w:id="636" w:author="Innerbichler Franz" w:date="2019-03-09T23:24:00Z">
            <w:rPr>
              <w:highlight w:val="yellow"/>
              <w:lang w:val="de-AT" w:eastAsia="x-none"/>
            </w:rPr>
          </w:rPrChange>
        </w:rPr>
      </w:pPr>
    </w:p>
    <w:p w14:paraId="388DD9A4" w14:textId="2CDC96FA" w:rsidR="00B44A62" w:rsidRDefault="00B44A62" w:rsidP="00B44A62">
      <w:pPr>
        <w:pStyle w:val="Beschriftung"/>
        <w:keepNext/>
      </w:pPr>
      <w:r>
        <w:lastRenderedPageBreak/>
        <w:t xml:space="preserve">Tabelle </w:t>
      </w:r>
      <w:r>
        <w:fldChar w:fldCharType="begin"/>
      </w:r>
      <w:r>
        <w:instrText xml:space="preserve"> SEQ Tabelle \* ARABIC </w:instrText>
      </w:r>
      <w:r>
        <w:fldChar w:fldCharType="separate"/>
      </w:r>
      <w:r>
        <w:rPr>
          <w:noProof/>
        </w:rPr>
        <w:t>1</w:t>
      </w:r>
      <w:r>
        <w:fldChar w:fldCharType="end"/>
      </w:r>
      <w:r w:rsidR="00DB3F12">
        <w:t xml:space="preserve">: Raman daten: </w:t>
      </w:r>
      <w:del w:id="637" w:author="Innerbichler Franz" w:date="2019-03-10T21:02:00Z">
        <w:r w:rsidR="00DB3F12" w:rsidDel="00416DF8">
          <w:delText>&gt;</w:delText>
        </w:r>
      </w:del>
      <w:r w:rsidR="00DB3F12">
        <w:t xml:space="preserve">Jede Zeile=1 Messung, Jede Spalte ist eine </w:t>
      </w:r>
      <w:commentRangeStart w:id="638"/>
      <w:r w:rsidR="00DB3F12">
        <w:t>Wellenlänge</w:t>
      </w:r>
      <w:commentRangeEnd w:id="638"/>
      <w:r w:rsidR="006F559F">
        <w:rPr>
          <w:rStyle w:val="Kommentarzeichen"/>
          <w:i w:val="0"/>
          <w:iCs w:val="0"/>
          <w:color w:val="auto"/>
        </w:rPr>
        <w:commentReference w:id="638"/>
      </w:r>
    </w:p>
    <w:p w14:paraId="1DFEE58D" w14:textId="77777777" w:rsidR="00D26FBC" w:rsidRDefault="00D26FBC" w:rsidP="00D26FBC">
      <w:pPr>
        <w:keepNext/>
      </w:pPr>
      <w:r>
        <w:rPr>
          <w:noProof/>
        </w:rPr>
        <w:drawing>
          <wp:inline distT="0" distB="0" distL="0" distR="0" wp14:anchorId="14067737" wp14:editId="708AF969">
            <wp:extent cx="5972810" cy="2007870"/>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007870"/>
                    </a:xfrm>
                    <a:prstGeom prst="rect">
                      <a:avLst/>
                    </a:prstGeom>
                  </pic:spPr>
                </pic:pic>
              </a:graphicData>
            </a:graphic>
          </wp:inline>
        </w:drawing>
      </w:r>
    </w:p>
    <w:p w14:paraId="58B77969" w14:textId="77777777" w:rsidR="008F59D4" w:rsidRDefault="008F59D4" w:rsidP="008F59D4">
      <w:pPr>
        <w:rPr>
          <w:highlight w:val="yellow"/>
          <w:lang w:val="de-AT" w:eastAsia="x-none"/>
        </w:rPr>
      </w:pPr>
    </w:p>
    <w:p w14:paraId="263FB7C9" w14:textId="436903F1" w:rsidR="00025D87" w:rsidRPr="004C0C5A" w:rsidDel="00743348" w:rsidRDefault="00533AB7" w:rsidP="008F59D4">
      <w:pPr>
        <w:rPr>
          <w:del w:id="639" w:author="Innerbichler Franz" w:date="2019-03-09T23:27:00Z"/>
          <w:lang w:val="de-AT" w:eastAsia="x-none"/>
          <w:rPrChange w:id="640" w:author="Innerbichler Franz" w:date="2019-03-09T23:24:00Z">
            <w:rPr>
              <w:del w:id="641" w:author="Innerbichler Franz" w:date="2019-03-09T23:27:00Z"/>
              <w:highlight w:val="yellow"/>
              <w:lang w:val="de-AT" w:eastAsia="x-none"/>
            </w:rPr>
          </w:rPrChange>
        </w:rPr>
      </w:pPr>
      <w:del w:id="642" w:author="Innerbichler Franz" w:date="2019-03-09T23:27:00Z">
        <w:r w:rsidRPr="004C0C5A" w:rsidDel="00743348">
          <w:rPr>
            <w:noProof/>
            <w:rPrChange w:id="643" w:author="Innerbichler Franz" w:date="2019-03-09T23:24:00Z">
              <w:rPr>
                <w:noProof/>
              </w:rPr>
            </w:rPrChange>
          </w:rPr>
          <w:drawing>
            <wp:anchor distT="0" distB="0" distL="114300" distR="114300" simplePos="0" relativeHeight="251765760" behindDoc="0" locked="0" layoutInCell="1" allowOverlap="1" wp14:anchorId="40FBF927" wp14:editId="387C1542">
              <wp:simplePos x="0" y="0"/>
              <wp:positionH relativeFrom="column">
                <wp:posOffset>1142365</wp:posOffset>
              </wp:positionH>
              <wp:positionV relativeFrom="paragraph">
                <wp:posOffset>297180</wp:posOffset>
              </wp:positionV>
              <wp:extent cx="3905250" cy="1038225"/>
              <wp:effectExtent l="0" t="0" r="6350" b="317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05250" cy="1038225"/>
                      </a:xfrm>
                      <a:prstGeom prst="rect">
                        <a:avLst/>
                      </a:prstGeom>
                    </pic:spPr>
                  </pic:pic>
                </a:graphicData>
              </a:graphic>
              <wp14:sizeRelH relativeFrom="page">
                <wp14:pctWidth>0</wp14:pctWidth>
              </wp14:sizeRelH>
              <wp14:sizeRelV relativeFrom="page">
                <wp14:pctHeight>0</wp14:pctHeight>
              </wp14:sizeRelV>
            </wp:anchor>
          </w:drawing>
        </w:r>
        <w:r w:rsidR="00025D87" w:rsidRPr="004C0C5A" w:rsidDel="00743348">
          <w:rPr>
            <w:lang w:val="de-AT" w:eastAsia="x-none"/>
            <w:rPrChange w:id="644" w:author="Innerbichler Franz" w:date="2019-03-09T23:24:00Z">
              <w:rPr>
                <w:highlight w:val="yellow"/>
                <w:lang w:val="de-AT" w:eastAsia="x-none"/>
              </w:rPr>
            </w:rPrChange>
          </w:rPr>
          <w:delText>Dann werden die letzten 301 Wellenlängen (von 100-400) gelöscht, weil sie nur Noise enthalten:</w:delText>
        </w:r>
      </w:del>
    </w:p>
    <w:p w14:paraId="4F39323D" w14:textId="77777777" w:rsidR="006E014F" w:rsidRPr="004C0C5A" w:rsidRDefault="006E014F" w:rsidP="006E014F">
      <w:pPr>
        <w:rPr>
          <w:ins w:id="645" w:author="Innerbichler Franz" w:date="2019-03-09T23:13:00Z"/>
          <w:lang w:val="de-AT" w:eastAsia="x-none"/>
          <w:rPrChange w:id="646" w:author="Innerbichler Franz" w:date="2019-03-09T23:24:00Z">
            <w:rPr>
              <w:ins w:id="647" w:author="Innerbichler Franz" w:date="2019-03-09T23:13:00Z"/>
              <w:highlight w:val="yellow"/>
              <w:lang w:val="de-AT" w:eastAsia="x-none"/>
            </w:rPr>
          </w:rPrChange>
        </w:rPr>
      </w:pPr>
      <w:ins w:id="648" w:author="Innerbichler Franz" w:date="2019-03-09T23:13:00Z">
        <w:r w:rsidRPr="004C0C5A">
          <w:rPr>
            <w:lang w:val="de-AT" w:eastAsia="x-none"/>
            <w:rPrChange w:id="649" w:author="Innerbichler Franz" w:date="2019-03-09T23:24:00Z">
              <w:rPr>
                <w:highlight w:val="yellow"/>
                <w:lang w:val="de-AT" w:eastAsia="x-none"/>
              </w:rPr>
            </w:rPrChange>
          </w:rPr>
          <w:t xml:space="preserve">Dann werden die letzten 301 Wellenlängen (von 100-400) gelöscht, weil sie nur Noise enthalten; die Rohspektren werden geplottet und als </w:t>
        </w:r>
        <w:proofErr w:type="spellStart"/>
        <w:r w:rsidRPr="004C0C5A">
          <w:rPr>
            <w:lang w:val="de-AT" w:eastAsia="x-none"/>
            <w:rPrChange w:id="650" w:author="Innerbichler Franz" w:date="2019-03-09T23:24:00Z">
              <w:rPr>
                <w:highlight w:val="yellow"/>
                <w:lang w:val="de-AT" w:eastAsia="x-none"/>
              </w:rPr>
            </w:rPrChange>
          </w:rPr>
          <w:t>png</w:t>
        </w:r>
        <w:proofErr w:type="spellEnd"/>
        <w:r w:rsidRPr="004C0C5A">
          <w:rPr>
            <w:lang w:val="de-AT" w:eastAsia="x-none"/>
            <w:rPrChange w:id="651" w:author="Innerbichler Franz" w:date="2019-03-09T23:24:00Z">
              <w:rPr>
                <w:highlight w:val="yellow"/>
                <w:lang w:val="de-AT" w:eastAsia="x-none"/>
              </w:rPr>
            </w:rPrChange>
          </w:rPr>
          <w:t xml:space="preserve"> ausgegeben. </w:t>
        </w:r>
        <w:proofErr w:type="spellStart"/>
        <w:r w:rsidRPr="004C0C5A">
          <w:rPr>
            <w:lang w:val="de-AT" w:eastAsia="x-none"/>
            <w:rPrChange w:id="652" w:author="Innerbichler Franz" w:date="2019-03-09T23:24:00Z">
              <w:rPr>
                <w:highlight w:val="yellow"/>
                <w:lang w:val="de-AT" w:eastAsia="x-none"/>
              </w:rPr>
            </w:rPrChange>
          </w:rPr>
          <w:t>Preprocessing</w:t>
        </w:r>
        <w:proofErr w:type="spellEnd"/>
        <w:r w:rsidRPr="004C0C5A">
          <w:rPr>
            <w:lang w:val="de-AT" w:eastAsia="x-none"/>
            <w:rPrChange w:id="653" w:author="Innerbichler Franz" w:date="2019-03-09T23:24:00Z">
              <w:rPr>
                <w:highlight w:val="yellow"/>
                <w:lang w:val="de-AT" w:eastAsia="x-none"/>
              </w:rPr>
            </w:rPrChange>
          </w:rPr>
          <w:t xml:space="preserve"> wird mit </w:t>
        </w:r>
        <w:proofErr w:type="spellStart"/>
        <w:r w:rsidRPr="004C0C5A">
          <w:rPr>
            <w:lang w:val="de-AT" w:eastAsia="x-none"/>
            <w:rPrChange w:id="654" w:author="Innerbichler Franz" w:date="2019-03-09T23:24:00Z">
              <w:rPr>
                <w:highlight w:val="yellow"/>
                <w:lang w:val="de-AT" w:eastAsia="x-none"/>
              </w:rPr>
            </w:rPrChange>
          </w:rPr>
          <w:t>Savitzky-Golay</w:t>
        </w:r>
        <w:proofErr w:type="spellEnd"/>
        <w:r w:rsidRPr="004C0C5A">
          <w:rPr>
            <w:lang w:val="de-AT" w:eastAsia="x-none"/>
            <w:rPrChange w:id="655" w:author="Innerbichler Franz" w:date="2019-03-09T23:24:00Z">
              <w:rPr>
                <w:highlight w:val="yellow"/>
                <w:lang w:val="de-AT" w:eastAsia="x-none"/>
              </w:rPr>
            </w:rPrChange>
          </w:rPr>
          <w:t xml:space="preserve"> Algorithmus und Standard Normal </w:t>
        </w:r>
        <w:proofErr w:type="spellStart"/>
        <w:r w:rsidRPr="004C0C5A">
          <w:rPr>
            <w:lang w:val="de-AT" w:eastAsia="x-none"/>
            <w:rPrChange w:id="656" w:author="Innerbichler Franz" w:date="2019-03-09T23:24:00Z">
              <w:rPr>
                <w:highlight w:val="yellow"/>
                <w:lang w:val="de-AT" w:eastAsia="x-none"/>
              </w:rPr>
            </w:rPrChange>
          </w:rPr>
          <w:t>Variate</w:t>
        </w:r>
        <w:proofErr w:type="spellEnd"/>
        <w:r w:rsidRPr="004C0C5A">
          <w:rPr>
            <w:lang w:val="de-AT" w:eastAsia="x-none"/>
            <w:rPrChange w:id="657" w:author="Innerbichler Franz" w:date="2019-03-09T23:24:00Z">
              <w:rPr>
                <w:highlight w:val="yellow"/>
                <w:lang w:val="de-AT" w:eastAsia="x-none"/>
              </w:rPr>
            </w:rPrChange>
          </w:rPr>
          <w:t xml:space="preserve"> gemacht: Fitten eines Polynoms 2. Ordnung über 25 Wellenlängen, Berechnung der ersten Ableitung und Normalisierung der Daten. Zwei Plots zeigen die gesamten bereinigten Wellenlängenbereich und einen Ausschnitt von 1900 – 2500). Zur Berechnung der </w:t>
        </w:r>
        <w:proofErr w:type="spellStart"/>
        <w:r w:rsidRPr="004C0C5A">
          <w:rPr>
            <w:lang w:val="de-AT" w:eastAsia="x-none"/>
            <w:rPrChange w:id="658" w:author="Innerbichler Franz" w:date="2019-03-09T23:24:00Z">
              <w:rPr>
                <w:highlight w:val="yellow"/>
                <w:lang w:val="de-AT" w:eastAsia="x-none"/>
              </w:rPr>
            </w:rPrChange>
          </w:rPr>
          <w:t>Prediktionsfähigkeit</w:t>
        </w:r>
        <w:proofErr w:type="spellEnd"/>
        <w:r w:rsidRPr="004C0C5A">
          <w:rPr>
            <w:lang w:val="de-AT" w:eastAsia="x-none"/>
            <w:rPrChange w:id="659" w:author="Innerbichler Franz" w:date="2019-03-09T23:24:00Z">
              <w:rPr>
                <w:highlight w:val="yellow"/>
                <w:lang w:val="de-AT" w:eastAsia="x-none"/>
              </w:rPr>
            </w:rPrChange>
          </w:rPr>
          <w:t xml:space="preserve"> des Modells werden die Daten in einen Trainings- und einen Testdatensatz geteilt (</w:t>
        </w:r>
        <w:proofErr w:type="spellStart"/>
        <w:r w:rsidRPr="004C0C5A">
          <w:rPr>
            <w:lang w:val="de-AT" w:eastAsia="x-none"/>
            <w:rPrChange w:id="660" w:author="Innerbichler Franz" w:date="2019-03-09T23:24:00Z">
              <w:rPr>
                <w:highlight w:val="yellow"/>
                <w:lang w:val="de-AT" w:eastAsia="x-none"/>
              </w:rPr>
            </w:rPrChange>
          </w:rPr>
          <w:t>Abb</w:t>
        </w:r>
        <w:proofErr w:type="spellEnd"/>
        <w:r w:rsidRPr="004C0C5A">
          <w:rPr>
            <w:lang w:val="de-AT" w:eastAsia="x-none"/>
            <w:rPrChange w:id="661" w:author="Innerbichler Franz" w:date="2019-03-09T23:24:00Z">
              <w:rPr>
                <w:highlight w:val="yellow"/>
                <w:lang w:val="de-AT" w:eastAsia="x-none"/>
              </w:rPr>
            </w:rPrChange>
          </w:rPr>
          <w:t xml:space="preserve"> 15-20).</w:t>
        </w:r>
      </w:ins>
    </w:p>
    <w:p w14:paraId="6049339D" w14:textId="77777777" w:rsidR="006E014F" w:rsidRDefault="006E014F" w:rsidP="006E014F">
      <w:pPr>
        <w:keepNext/>
        <w:rPr>
          <w:ins w:id="662" w:author="Innerbichler Franz" w:date="2019-03-09T23:13:00Z"/>
        </w:rPr>
      </w:pPr>
      <w:ins w:id="663" w:author="Innerbichler Franz" w:date="2019-03-09T23:13:00Z">
        <w:r>
          <w:rPr>
            <w:noProof/>
          </w:rPr>
          <w:drawing>
            <wp:inline distT="0" distB="0" distL="0" distR="0" wp14:anchorId="5387B9F9" wp14:editId="7ADBC0A0">
              <wp:extent cx="3339548" cy="887831"/>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6492" cy="892336"/>
                      </a:xfrm>
                      <a:prstGeom prst="rect">
                        <a:avLst/>
                      </a:prstGeom>
                    </pic:spPr>
                  </pic:pic>
                </a:graphicData>
              </a:graphic>
            </wp:inline>
          </w:drawing>
        </w:r>
      </w:ins>
    </w:p>
    <w:p w14:paraId="734DE5A0" w14:textId="52BC8D1B" w:rsidR="006E014F" w:rsidRDefault="006E014F">
      <w:pPr>
        <w:pStyle w:val="Beschriftung"/>
        <w:rPr>
          <w:ins w:id="664" w:author="Innerbichler Franz" w:date="2019-03-09T23:13:00Z"/>
          <w:highlight w:val="yellow"/>
          <w:lang w:val="de-AT"/>
          <w:rPrChange w:id="665" w:author="Innerbichler Franz" w:date="2019-03-10T07:50:00Z">
            <w:rPr>
              <w:ins w:id="666" w:author="Innerbichler Franz" w:date="2019-03-09T23:13:00Z"/>
            </w:rPr>
          </w:rPrChange>
        </w:rPr>
      </w:pPr>
      <w:bookmarkStart w:id="667" w:name="_Toc2628480"/>
      <w:bookmarkStart w:id="668" w:name="_Toc3147229"/>
      <w:ins w:id="669" w:author="Innerbichler Franz" w:date="2019-03-09T23:13:00Z">
        <w:r>
          <w:t xml:space="preserve">Abbildung </w:t>
        </w:r>
      </w:ins>
      <w:ins w:id="670" w:author="Innerbichler Franz" w:date="2019-03-10T21:49:00Z">
        <w:r w:rsidR="00A51811">
          <w:fldChar w:fldCharType="begin"/>
        </w:r>
        <w:r w:rsidR="00A51811">
          <w:instrText xml:space="preserve"> SEQ Abbildung \* ARABIC </w:instrText>
        </w:r>
      </w:ins>
      <w:r w:rsidR="00A51811">
        <w:fldChar w:fldCharType="separate"/>
      </w:r>
      <w:ins w:id="671" w:author="Innerbichler Franz" w:date="2019-03-10T21:49:00Z">
        <w:r w:rsidR="00A51811">
          <w:rPr>
            <w:noProof/>
          </w:rPr>
          <w:t>19</w:t>
        </w:r>
        <w:r w:rsidR="00A51811">
          <w:fldChar w:fldCharType="end"/>
        </w:r>
      </w:ins>
      <w:ins w:id="672" w:author="Innerbichler Franz" w:date="2019-03-09T23:13:00Z">
        <w:r>
          <w:t xml:space="preserve">: </w:t>
        </w:r>
      </w:ins>
      <w:ins w:id="673" w:author="Innerbichler Franz" w:date="2019-03-09T23:30:00Z">
        <w:r w:rsidR="0070286C">
          <w:t xml:space="preserve">Code zum </w:t>
        </w:r>
      </w:ins>
      <w:ins w:id="674" w:author="Innerbichler Franz" w:date="2019-03-09T23:13:00Z">
        <w:r>
          <w:t>Löschen von nicht notwendigen Wellenlängen</w:t>
        </w:r>
        <w:bookmarkEnd w:id="667"/>
        <w:bookmarkEnd w:id="668"/>
      </w:ins>
    </w:p>
    <w:p w14:paraId="0E6F11EE" w14:textId="77777777" w:rsidR="006E014F" w:rsidRDefault="006E014F" w:rsidP="006E014F">
      <w:pPr>
        <w:keepNext/>
        <w:rPr>
          <w:ins w:id="675" w:author="Innerbichler Franz" w:date="2019-03-09T23:13:00Z"/>
        </w:rPr>
      </w:pPr>
      <w:ins w:id="676" w:author="Innerbichler Franz" w:date="2019-03-09T23:13:00Z">
        <w:r>
          <w:rPr>
            <w:noProof/>
          </w:rPr>
          <w:drawing>
            <wp:inline distT="0" distB="0" distL="0" distR="0" wp14:anchorId="3E06400B" wp14:editId="10D3AA1C">
              <wp:extent cx="5267325" cy="8286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828675"/>
                      </a:xfrm>
                      <a:prstGeom prst="rect">
                        <a:avLst/>
                      </a:prstGeom>
                    </pic:spPr>
                  </pic:pic>
                </a:graphicData>
              </a:graphic>
            </wp:inline>
          </w:drawing>
        </w:r>
      </w:ins>
    </w:p>
    <w:p w14:paraId="560F9307" w14:textId="568A9930" w:rsidR="006E014F" w:rsidRDefault="006E014F" w:rsidP="006E014F">
      <w:pPr>
        <w:pStyle w:val="Beschriftung"/>
        <w:rPr>
          <w:ins w:id="677" w:author="Innerbichler Franz" w:date="2019-03-09T23:13:00Z"/>
          <w:highlight w:val="yellow"/>
          <w:lang w:val="de-AT" w:eastAsia="x-none"/>
        </w:rPr>
      </w:pPr>
      <w:bookmarkStart w:id="678" w:name="_Toc2628481"/>
      <w:bookmarkStart w:id="679" w:name="_Toc3147230"/>
      <w:ins w:id="680" w:author="Innerbichler Franz" w:date="2019-03-09T23:13:00Z">
        <w:r>
          <w:t xml:space="preserve">Abbildung </w:t>
        </w:r>
      </w:ins>
      <w:ins w:id="681" w:author="Innerbichler Franz" w:date="2019-03-10T21:49:00Z">
        <w:r w:rsidR="00A51811">
          <w:fldChar w:fldCharType="begin"/>
        </w:r>
        <w:r w:rsidR="00A51811">
          <w:instrText xml:space="preserve"> SEQ Abbildung \* ARABIC </w:instrText>
        </w:r>
      </w:ins>
      <w:r w:rsidR="00A51811">
        <w:fldChar w:fldCharType="separate"/>
      </w:r>
      <w:ins w:id="682" w:author="Innerbichler Franz" w:date="2019-03-10T21:49:00Z">
        <w:r w:rsidR="00A51811">
          <w:rPr>
            <w:noProof/>
          </w:rPr>
          <w:t>20</w:t>
        </w:r>
        <w:r w:rsidR="00A51811">
          <w:fldChar w:fldCharType="end"/>
        </w:r>
      </w:ins>
      <w:ins w:id="683" w:author="Innerbichler Franz" w:date="2019-03-09T23:13:00Z">
        <w:r>
          <w:t xml:space="preserve">: </w:t>
        </w:r>
      </w:ins>
      <w:ins w:id="684" w:author="Innerbichler Franz" w:date="2019-03-09T23:30:00Z">
        <w:r w:rsidR="0070286C">
          <w:t xml:space="preserve">Code zum </w:t>
        </w:r>
      </w:ins>
      <w:proofErr w:type="spellStart"/>
      <w:ins w:id="685" w:author="Innerbichler Franz" w:date="2019-03-09T23:13:00Z">
        <w:r>
          <w:t>Breinigen</w:t>
        </w:r>
        <w:proofErr w:type="spellEnd"/>
        <w:r>
          <w:t xml:space="preserve"> der Daten (</w:t>
        </w:r>
        <w:proofErr w:type="spellStart"/>
        <w:r>
          <w:t>noise</w:t>
        </w:r>
        <w:proofErr w:type="spellEnd"/>
        <w:r>
          <w:t xml:space="preserve"> </w:t>
        </w:r>
        <w:proofErr w:type="spellStart"/>
        <w:r>
          <w:t>cancelling</w:t>
        </w:r>
        <w:proofErr w:type="spellEnd"/>
        <w:r>
          <w:t>)</w:t>
        </w:r>
        <w:bookmarkEnd w:id="678"/>
        <w:bookmarkEnd w:id="679"/>
      </w:ins>
    </w:p>
    <w:p w14:paraId="2E885CE5" w14:textId="77777777" w:rsidR="006E014F" w:rsidRDefault="006E014F" w:rsidP="006E014F">
      <w:pPr>
        <w:rPr>
          <w:ins w:id="686" w:author="Innerbichler Franz" w:date="2019-03-09T23:13:00Z"/>
          <w:highlight w:val="yellow"/>
          <w:lang w:val="de-AT" w:eastAsia="x-none"/>
        </w:rPr>
      </w:pPr>
    </w:p>
    <w:p w14:paraId="40607F81" w14:textId="77777777" w:rsidR="006E014F" w:rsidRDefault="006E014F" w:rsidP="006E014F">
      <w:pPr>
        <w:keepNext/>
        <w:rPr>
          <w:ins w:id="687" w:author="Innerbichler Franz" w:date="2019-03-09T23:13:00Z"/>
        </w:rPr>
      </w:pPr>
      <w:ins w:id="688" w:author="Innerbichler Franz" w:date="2019-03-09T23:13:00Z">
        <w:r>
          <w:rPr>
            <w:noProof/>
          </w:rPr>
          <w:drawing>
            <wp:inline distT="0" distB="0" distL="0" distR="0" wp14:anchorId="2331ABEC" wp14:editId="439D359B">
              <wp:extent cx="2638425" cy="155257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8425" cy="1552575"/>
                      </a:xfrm>
                      <a:prstGeom prst="rect">
                        <a:avLst/>
                      </a:prstGeom>
                    </pic:spPr>
                  </pic:pic>
                </a:graphicData>
              </a:graphic>
            </wp:inline>
          </w:drawing>
        </w:r>
      </w:ins>
    </w:p>
    <w:p w14:paraId="51084830" w14:textId="50ECDAE4" w:rsidR="006E014F" w:rsidRDefault="006E014F" w:rsidP="006E014F">
      <w:pPr>
        <w:pStyle w:val="Beschriftung"/>
        <w:rPr>
          <w:ins w:id="689" w:author="Innerbichler Franz" w:date="2019-03-09T23:13:00Z"/>
          <w:highlight w:val="yellow"/>
          <w:lang w:val="de-AT" w:eastAsia="x-none"/>
        </w:rPr>
      </w:pPr>
      <w:bookmarkStart w:id="690" w:name="_Toc2628482"/>
      <w:bookmarkStart w:id="691" w:name="_Toc3147231"/>
      <w:ins w:id="692" w:author="Innerbichler Franz" w:date="2019-03-09T23:13:00Z">
        <w:r>
          <w:t xml:space="preserve">Abbildung </w:t>
        </w:r>
      </w:ins>
      <w:ins w:id="693" w:author="Innerbichler Franz" w:date="2019-03-10T21:49:00Z">
        <w:r w:rsidR="00A51811">
          <w:fldChar w:fldCharType="begin"/>
        </w:r>
        <w:r w:rsidR="00A51811">
          <w:instrText xml:space="preserve"> SEQ Abbildung \* ARABIC </w:instrText>
        </w:r>
      </w:ins>
      <w:r w:rsidR="00A51811">
        <w:fldChar w:fldCharType="separate"/>
      </w:r>
      <w:ins w:id="694" w:author="Innerbichler Franz" w:date="2019-03-10T21:49:00Z">
        <w:r w:rsidR="00A51811">
          <w:rPr>
            <w:noProof/>
          </w:rPr>
          <w:t>21</w:t>
        </w:r>
        <w:r w:rsidR="00A51811">
          <w:fldChar w:fldCharType="end"/>
        </w:r>
      </w:ins>
      <w:ins w:id="695" w:author="Innerbichler Franz" w:date="2019-03-09T23:13:00Z">
        <w:r>
          <w:t xml:space="preserve">: </w:t>
        </w:r>
      </w:ins>
      <w:ins w:id="696" w:author="Innerbichler Franz" w:date="2019-03-09T23:30:00Z">
        <w:r w:rsidR="00707633">
          <w:t xml:space="preserve">Code für </w:t>
        </w:r>
      </w:ins>
      <w:ins w:id="697" w:author="Innerbichler Franz" w:date="2019-03-09T23:31:00Z">
        <w:r w:rsidR="00707633">
          <w:t xml:space="preserve">den </w:t>
        </w:r>
      </w:ins>
      <w:ins w:id="698" w:author="Innerbichler Franz" w:date="2019-03-09T23:13:00Z">
        <w:r>
          <w:t xml:space="preserve">Spektralplot nach </w:t>
        </w:r>
      </w:ins>
      <w:proofErr w:type="spellStart"/>
      <w:ins w:id="699" w:author="Innerbichler Franz" w:date="2019-03-09T23:24:00Z">
        <w:r w:rsidR="001208C5">
          <w:t>Smoothing</w:t>
        </w:r>
        <w:proofErr w:type="spellEnd"/>
        <w:r w:rsidR="001208C5">
          <w:t xml:space="preserve"> un</w:t>
        </w:r>
        <w:r w:rsidR="00AC72C2">
          <w:t xml:space="preserve">d </w:t>
        </w:r>
        <w:r w:rsidR="001208C5">
          <w:t>B</w:t>
        </w:r>
      </w:ins>
      <w:ins w:id="700" w:author="Innerbichler Franz" w:date="2019-03-09T23:13:00Z">
        <w:r>
          <w:t>ereinigung</w:t>
        </w:r>
        <w:bookmarkEnd w:id="690"/>
        <w:bookmarkEnd w:id="691"/>
      </w:ins>
    </w:p>
    <w:p w14:paraId="45C6287D" w14:textId="77777777" w:rsidR="006E014F" w:rsidRDefault="006E014F" w:rsidP="006E014F">
      <w:pPr>
        <w:keepNext/>
        <w:rPr>
          <w:ins w:id="701" w:author="Innerbichler Franz" w:date="2019-03-09T23:13:00Z"/>
        </w:rPr>
      </w:pPr>
      <w:ins w:id="702" w:author="Innerbichler Franz" w:date="2019-03-09T23:13:00Z">
        <w:r>
          <w:rPr>
            <w:noProof/>
          </w:rPr>
          <w:lastRenderedPageBreak/>
          <w:drawing>
            <wp:inline distT="0" distB="0" distL="0" distR="0" wp14:anchorId="011E4FFB" wp14:editId="02EF0D67">
              <wp:extent cx="4956813" cy="2790908"/>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3160" cy="2800112"/>
                      </a:xfrm>
                      <a:prstGeom prst="rect">
                        <a:avLst/>
                      </a:prstGeom>
                      <a:noFill/>
                      <a:ln>
                        <a:noFill/>
                      </a:ln>
                    </pic:spPr>
                  </pic:pic>
                </a:graphicData>
              </a:graphic>
            </wp:inline>
          </w:drawing>
        </w:r>
      </w:ins>
    </w:p>
    <w:p w14:paraId="5E0C0F16" w14:textId="32A9A13C" w:rsidR="006E014F" w:rsidRDefault="006E014F">
      <w:pPr>
        <w:pStyle w:val="Beschriftung"/>
        <w:rPr>
          <w:ins w:id="703" w:author="Innerbichler Franz" w:date="2019-03-09T23:13:00Z"/>
          <w:highlight w:val="yellow"/>
          <w:lang w:val="de-AT"/>
          <w:rPrChange w:id="704" w:author="Innerbichler Franz" w:date="2019-03-10T07:50:00Z">
            <w:rPr>
              <w:ins w:id="705" w:author="Innerbichler Franz" w:date="2019-03-09T23:13:00Z"/>
            </w:rPr>
          </w:rPrChange>
        </w:rPr>
      </w:pPr>
      <w:bookmarkStart w:id="706" w:name="_Toc2628483"/>
      <w:bookmarkStart w:id="707" w:name="_Toc3147232"/>
      <w:ins w:id="708" w:author="Innerbichler Franz" w:date="2019-03-09T23:13:00Z">
        <w:r>
          <w:t xml:space="preserve">Abbildung </w:t>
        </w:r>
      </w:ins>
      <w:ins w:id="709" w:author="Innerbichler Franz" w:date="2019-03-10T21:49:00Z">
        <w:r w:rsidR="00A51811">
          <w:fldChar w:fldCharType="begin"/>
        </w:r>
        <w:r w:rsidR="00A51811">
          <w:instrText xml:space="preserve"> SEQ Abbildung \* ARABIC </w:instrText>
        </w:r>
      </w:ins>
      <w:r w:rsidR="00A51811">
        <w:fldChar w:fldCharType="separate"/>
      </w:r>
      <w:ins w:id="710" w:author="Innerbichler Franz" w:date="2019-03-10T21:49:00Z">
        <w:r w:rsidR="00A51811">
          <w:rPr>
            <w:noProof/>
          </w:rPr>
          <w:t>22</w:t>
        </w:r>
        <w:r w:rsidR="00A51811">
          <w:fldChar w:fldCharType="end"/>
        </w:r>
      </w:ins>
      <w:ins w:id="711" w:author="Innerbichler Franz" w:date="2019-03-09T23:13:00Z">
        <w:r>
          <w:t xml:space="preserve">: </w:t>
        </w:r>
      </w:ins>
      <w:ins w:id="712" w:author="Innerbichler Franz" w:date="2019-03-09T23:31:00Z">
        <w:r w:rsidR="00707633">
          <w:t xml:space="preserve">Spektralplot </w:t>
        </w:r>
      </w:ins>
      <w:ins w:id="713" w:author="Innerbichler Franz" w:date="2019-03-09T23:13:00Z">
        <w:r>
          <w:t>alle Wellenlängen nach Index</w:t>
        </w:r>
        <w:bookmarkEnd w:id="706"/>
        <w:bookmarkEnd w:id="707"/>
      </w:ins>
    </w:p>
    <w:p w14:paraId="0FABAA5E" w14:textId="77777777" w:rsidR="006E014F" w:rsidRDefault="006E014F" w:rsidP="006E014F">
      <w:pPr>
        <w:rPr>
          <w:ins w:id="714" w:author="Innerbichler Franz" w:date="2019-03-09T23:13:00Z"/>
          <w:highlight w:val="yellow"/>
          <w:lang w:val="de-AT" w:eastAsia="x-none"/>
        </w:rPr>
      </w:pPr>
    </w:p>
    <w:p w14:paraId="47B396CA" w14:textId="77777777" w:rsidR="006E014F" w:rsidRDefault="006E014F" w:rsidP="006E014F">
      <w:pPr>
        <w:keepNext/>
        <w:rPr>
          <w:ins w:id="715" w:author="Innerbichler Franz" w:date="2019-03-09T23:13:00Z"/>
        </w:rPr>
      </w:pPr>
      <w:ins w:id="716" w:author="Innerbichler Franz" w:date="2019-03-09T23:13:00Z">
        <w:r>
          <w:rPr>
            <w:noProof/>
          </w:rPr>
          <w:drawing>
            <wp:inline distT="0" distB="0" distL="0" distR="0" wp14:anchorId="27E1EB42" wp14:editId="210B02DA">
              <wp:extent cx="4492487" cy="2488396"/>
              <wp:effectExtent l="0" t="0" r="381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6987" cy="2501967"/>
                      </a:xfrm>
                      <a:prstGeom prst="rect">
                        <a:avLst/>
                      </a:prstGeom>
                    </pic:spPr>
                  </pic:pic>
                </a:graphicData>
              </a:graphic>
            </wp:inline>
          </w:drawing>
        </w:r>
      </w:ins>
    </w:p>
    <w:p w14:paraId="4FAC9787" w14:textId="12363304" w:rsidR="006E014F" w:rsidRDefault="006E014F">
      <w:pPr>
        <w:pStyle w:val="Beschriftung"/>
        <w:rPr>
          <w:ins w:id="717" w:author="Innerbichler Franz" w:date="2019-03-09T23:13:00Z"/>
          <w:highlight w:val="yellow"/>
          <w:lang w:val="de-AT"/>
          <w:rPrChange w:id="718" w:author="Innerbichler Franz" w:date="2019-03-10T07:50:00Z">
            <w:rPr>
              <w:ins w:id="719" w:author="Innerbichler Franz" w:date="2019-03-09T23:13:00Z"/>
            </w:rPr>
          </w:rPrChange>
        </w:rPr>
      </w:pPr>
      <w:bookmarkStart w:id="720" w:name="_Toc2628484"/>
      <w:bookmarkStart w:id="721" w:name="_Toc3147233"/>
      <w:ins w:id="722" w:author="Innerbichler Franz" w:date="2019-03-09T23:13:00Z">
        <w:r>
          <w:t xml:space="preserve">Abbildung </w:t>
        </w:r>
      </w:ins>
      <w:ins w:id="723" w:author="Innerbichler Franz" w:date="2019-03-10T21:49:00Z">
        <w:r w:rsidR="00A51811">
          <w:fldChar w:fldCharType="begin"/>
        </w:r>
        <w:r w:rsidR="00A51811">
          <w:instrText xml:space="preserve"> SEQ Abbildung \* ARABIC </w:instrText>
        </w:r>
      </w:ins>
      <w:r w:rsidR="00A51811">
        <w:fldChar w:fldCharType="separate"/>
      </w:r>
      <w:ins w:id="724" w:author="Innerbichler Franz" w:date="2019-03-10T21:49:00Z">
        <w:r w:rsidR="00A51811">
          <w:rPr>
            <w:noProof/>
          </w:rPr>
          <w:t>23</w:t>
        </w:r>
        <w:r w:rsidR="00A51811">
          <w:fldChar w:fldCharType="end"/>
        </w:r>
      </w:ins>
      <w:ins w:id="725" w:author="Innerbichler Franz" w:date="2019-03-09T23:13:00Z">
        <w:r>
          <w:t>: Ausschnitt der Spektren 1900-2500 (Index)</w:t>
        </w:r>
        <w:bookmarkEnd w:id="720"/>
        <w:bookmarkEnd w:id="721"/>
      </w:ins>
    </w:p>
    <w:p w14:paraId="4120D98B" w14:textId="4CFCE0A1" w:rsidR="00E94AFE" w:rsidRDefault="00E94AFE" w:rsidP="5110E534">
      <w:pPr>
        <w:keepNext/>
        <w:rPr>
          <w:ins w:id="726" w:author="Innerbichler Franz" w:date="2019-03-09T23:31:00Z"/>
        </w:rPr>
      </w:pPr>
      <w:ins w:id="727" w:author="Innerbichler Franz" w:date="2019-03-09T23:31:00Z">
        <w:r>
          <w:t>Nach der Datenvorber</w:t>
        </w:r>
      </w:ins>
      <w:ins w:id="728" w:author="Innerbichler Franz" w:date="2019-03-09T23:32:00Z">
        <w:r>
          <w:t xml:space="preserve">eitung </w:t>
        </w:r>
        <w:r w:rsidR="00B70063">
          <w:t>werden die Daten in einen Trainingsdatensatz und einen Testdatensatz aufgeteilt (</w:t>
        </w:r>
        <w:proofErr w:type="gramStart"/>
        <w:r w:rsidR="002C6BD0">
          <w:t>Abb. )</w:t>
        </w:r>
      </w:ins>
      <w:proofErr w:type="gramEnd"/>
    </w:p>
    <w:p w14:paraId="2B3DEF36" w14:textId="38EEEDAD" w:rsidR="006E014F" w:rsidRDefault="006E014F" w:rsidP="006E014F">
      <w:pPr>
        <w:keepNext/>
        <w:rPr>
          <w:ins w:id="729" w:author="Innerbichler Franz" w:date="2019-03-09T23:13:00Z"/>
        </w:rPr>
      </w:pPr>
      <w:ins w:id="730" w:author="Innerbichler Franz" w:date="2019-03-09T23:13:00Z">
        <w:r>
          <w:rPr>
            <w:noProof/>
          </w:rPr>
          <w:drawing>
            <wp:inline distT="0" distB="0" distL="0" distR="0" wp14:anchorId="3E793568" wp14:editId="7F4E70EE">
              <wp:extent cx="3880237" cy="844830"/>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8566" cy="850998"/>
                      </a:xfrm>
                      <a:prstGeom prst="rect">
                        <a:avLst/>
                      </a:prstGeom>
                    </pic:spPr>
                  </pic:pic>
                </a:graphicData>
              </a:graphic>
            </wp:inline>
          </w:drawing>
        </w:r>
      </w:ins>
    </w:p>
    <w:p w14:paraId="020EA3F1" w14:textId="24178AFD" w:rsidR="006E014F" w:rsidRDefault="006E014F">
      <w:pPr>
        <w:pStyle w:val="Beschriftung"/>
        <w:rPr>
          <w:ins w:id="731" w:author="Innerbichler Franz" w:date="2019-03-09T23:13:00Z"/>
          <w:highlight w:val="yellow"/>
          <w:lang w:val="de-AT"/>
          <w:rPrChange w:id="732" w:author="Innerbichler Franz" w:date="2019-03-10T07:50:00Z">
            <w:rPr>
              <w:ins w:id="733" w:author="Innerbichler Franz" w:date="2019-03-09T23:13:00Z"/>
            </w:rPr>
          </w:rPrChange>
        </w:rPr>
      </w:pPr>
      <w:bookmarkStart w:id="734" w:name="_Toc2628485"/>
      <w:bookmarkStart w:id="735" w:name="_Toc3147234"/>
      <w:ins w:id="736" w:author="Innerbichler Franz" w:date="2019-03-09T23:13:00Z">
        <w:r>
          <w:t xml:space="preserve">Abbildung </w:t>
        </w:r>
      </w:ins>
      <w:ins w:id="737" w:author="Innerbichler Franz" w:date="2019-03-10T21:49:00Z">
        <w:r w:rsidR="00A51811">
          <w:fldChar w:fldCharType="begin"/>
        </w:r>
        <w:r w:rsidR="00A51811">
          <w:instrText xml:space="preserve"> SEQ Abbildung \* ARABIC </w:instrText>
        </w:r>
      </w:ins>
      <w:r w:rsidR="00A51811">
        <w:fldChar w:fldCharType="separate"/>
      </w:r>
      <w:ins w:id="738" w:author="Innerbichler Franz" w:date="2019-03-10T21:49:00Z">
        <w:r w:rsidR="00A51811">
          <w:rPr>
            <w:noProof/>
          </w:rPr>
          <w:t>24</w:t>
        </w:r>
        <w:r w:rsidR="00A51811">
          <w:fldChar w:fldCharType="end"/>
        </w:r>
      </w:ins>
      <w:ins w:id="739" w:author="Innerbichler Franz" w:date="2019-03-09T23:13:00Z">
        <w:r>
          <w:t>: Train- und Testdatensatz</w:t>
        </w:r>
        <w:bookmarkEnd w:id="734"/>
        <w:bookmarkEnd w:id="735"/>
      </w:ins>
    </w:p>
    <w:p w14:paraId="06B4064F" w14:textId="77777777" w:rsidR="006E014F" w:rsidRDefault="006E014F" w:rsidP="006E014F">
      <w:pPr>
        <w:rPr>
          <w:ins w:id="740" w:author="Innerbichler Franz" w:date="2019-03-09T23:13:00Z"/>
          <w:highlight w:val="yellow"/>
          <w:lang w:val="de-AT" w:eastAsia="x-none"/>
        </w:rPr>
      </w:pPr>
    </w:p>
    <w:p w14:paraId="4362A931" w14:textId="4825204E" w:rsidR="006E014F" w:rsidRDefault="006E014F">
      <w:pPr>
        <w:rPr>
          <w:ins w:id="741" w:author="Innerbichler Franz" w:date="2019-03-09T23:13:00Z"/>
          <w:lang w:val="de-AT"/>
          <w:rPrChange w:id="742" w:author="Innerbichler Franz" w:date="2019-03-10T07:33:00Z">
            <w:rPr>
              <w:ins w:id="743" w:author="Innerbichler Franz" w:date="2019-03-09T23:13:00Z"/>
            </w:rPr>
          </w:rPrChange>
        </w:rPr>
      </w:pPr>
      <w:ins w:id="744" w:author="Innerbichler Franz" w:date="2019-03-09T23:13:00Z">
        <w:r w:rsidRPr="49777E6D">
          <w:rPr>
            <w:lang w:val="de-AT"/>
            <w:rPrChange w:id="745" w:author="Innerbichler Franz" w:date="2019-03-10T07:33:00Z">
              <w:rPr>
                <w:highlight w:val="yellow"/>
                <w:lang w:val="de-AT" w:eastAsia="x-none"/>
              </w:rPr>
            </w:rPrChange>
          </w:rPr>
          <w:t>Die Funktion „</w:t>
        </w:r>
        <w:proofErr w:type="spellStart"/>
        <w:r w:rsidRPr="49777E6D">
          <w:rPr>
            <w:lang w:val="de-AT"/>
            <w:rPrChange w:id="746" w:author="Innerbichler Franz" w:date="2019-03-10T07:33:00Z">
              <w:rPr>
                <w:highlight w:val="yellow"/>
                <w:lang w:val="de-AT" w:eastAsia="x-none"/>
              </w:rPr>
            </w:rPrChange>
          </w:rPr>
          <w:t>prediction</w:t>
        </w:r>
        <w:proofErr w:type="spellEnd"/>
        <w:r w:rsidRPr="49777E6D">
          <w:rPr>
            <w:lang w:val="de-AT"/>
            <w:rPrChange w:id="747" w:author="Innerbichler Franz" w:date="2019-03-10T07:33:00Z">
              <w:rPr>
                <w:highlight w:val="yellow"/>
                <w:lang w:val="de-AT" w:eastAsia="x-none"/>
              </w:rPr>
            </w:rPrChange>
          </w:rPr>
          <w:t xml:space="preserve">“ führt die PLS durch, und erzeugt </w:t>
        </w:r>
        <w:proofErr w:type="spellStart"/>
        <w:r w:rsidRPr="49777E6D">
          <w:rPr>
            <w:lang w:val="de-AT"/>
            <w:rPrChange w:id="748" w:author="Innerbichler Franz" w:date="2019-03-10T07:33:00Z">
              <w:rPr>
                <w:highlight w:val="yellow"/>
                <w:lang w:val="de-AT" w:eastAsia="x-none"/>
              </w:rPr>
            </w:rPrChange>
          </w:rPr>
          <w:t>Prediktionswerte</w:t>
        </w:r>
        <w:proofErr w:type="spellEnd"/>
        <w:r w:rsidRPr="49777E6D">
          <w:rPr>
            <w:lang w:val="de-AT"/>
            <w:rPrChange w:id="749" w:author="Innerbichler Franz" w:date="2019-03-10T07:33:00Z">
              <w:rPr>
                <w:highlight w:val="yellow"/>
                <w:lang w:val="de-AT" w:eastAsia="x-none"/>
              </w:rPr>
            </w:rPrChange>
          </w:rPr>
          <w:t xml:space="preserve"> für den Testdatensatz. Der „</w:t>
        </w:r>
        <w:proofErr w:type="spellStart"/>
        <w:r w:rsidRPr="49777E6D">
          <w:rPr>
            <w:lang w:val="de-AT"/>
            <w:rPrChange w:id="750" w:author="Innerbichler Franz" w:date="2019-03-10T07:33:00Z">
              <w:rPr>
                <w:highlight w:val="yellow"/>
                <w:lang w:val="de-AT" w:eastAsia="x-none"/>
              </w:rPr>
            </w:rPrChange>
          </w:rPr>
          <w:t>mse_p</w:t>
        </w:r>
        <w:proofErr w:type="spellEnd"/>
        <w:r w:rsidRPr="49777E6D">
          <w:rPr>
            <w:lang w:val="de-AT"/>
            <w:rPrChange w:id="751" w:author="Innerbichler Franz" w:date="2019-03-10T07:33:00Z">
              <w:rPr>
                <w:highlight w:val="yellow"/>
                <w:lang w:val="de-AT" w:eastAsia="x-none"/>
              </w:rPr>
            </w:rPrChange>
          </w:rPr>
          <w:t xml:space="preserve">“ = Mean </w:t>
        </w:r>
        <w:proofErr w:type="spellStart"/>
        <w:r w:rsidRPr="49777E6D">
          <w:rPr>
            <w:lang w:val="de-AT"/>
            <w:rPrChange w:id="752" w:author="Innerbichler Franz" w:date="2019-03-10T07:33:00Z">
              <w:rPr>
                <w:highlight w:val="yellow"/>
                <w:lang w:val="de-AT" w:eastAsia="x-none"/>
              </w:rPr>
            </w:rPrChange>
          </w:rPr>
          <w:t>Squared</w:t>
        </w:r>
        <w:proofErr w:type="spellEnd"/>
        <w:r w:rsidRPr="49777E6D">
          <w:rPr>
            <w:lang w:val="de-AT"/>
            <w:rPrChange w:id="753" w:author="Innerbichler Franz" w:date="2019-03-10T07:33:00Z">
              <w:rPr>
                <w:highlight w:val="yellow"/>
                <w:lang w:val="de-AT" w:eastAsia="x-none"/>
              </w:rPr>
            </w:rPrChange>
          </w:rPr>
          <w:t xml:space="preserve"> Error </w:t>
        </w:r>
        <w:proofErr w:type="spellStart"/>
        <w:r w:rsidRPr="49777E6D">
          <w:rPr>
            <w:lang w:val="de-AT"/>
            <w:rPrChange w:id="754" w:author="Innerbichler Franz" w:date="2019-03-10T07:33:00Z">
              <w:rPr>
                <w:highlight w:val="yellow"/>
                <w:lang w:val="de-AT" w:eastAsia="x-none"/>
              </w:rPr>
            </w:rPrChange>
          </w:rPr>
          <w:t>of</w:t>
        </w:r>
        <w:proofErr w:type="spellEnd"/>
        <w:r w:rsidRPr="49777E6D">
          <w:rPr>
            <w:lang w:val="de-AT"/>
            <w:rPrChange w:id="755" w:author="Innerbichler Franz" w:date="2019-03-10T07:33:00Z">
              <w:rPr>
                <w:highlight w:val="yellow"/>
                <w:lang w:val="de-AT" w:eastAsia="x-none"/>
              </w:rPr>
            </w:rPrChange>
          </w:rPr>
          <w:t xml:space="preserve"> </w:t>
        </w:r>
        <w:proofErr w:type="spellStart"/>
        <w:r w:rsidRPr="49777E6D">
          <w:rPr>
            <w:lang w:val="de-AT"/>
            <w:rPrChange w:id="756" w:author="Innerbichler Franz" w:date="2019-03-10T07:33:00Z">
              <w:rPr>
                <w:highlight w:val="yellow"/>
                <w:lang w:val="de-AT" w:eastAsia="x-none"/>
              </w:rPr>
            </w:rPrChange>
          </w:rPr>
          <w:t>Prediction</w:t>
        </w:r>
        <w:proofErr w:type="spellEnd"/>
        <w:r w:rsidRPr="49777E6D">
          <w:rPr>
            <w:lang w:val="de-AT"/>
            <w:rPrChange w:id="757" w:author="Innerbichler Franz" w:date="2019-03-10T07:33:00Z">
              <w:rPr>
                <w:highlight w:val="yellow"/>
                <w:lang w:val="de-AT" w:eastAsia="x-none"/>
              </w:rPr>
            </w:rPrChange>
          </w:rPr>
          <w:t xml:space="preserve"> wird für eine maximale Anzahl von 40 Hauptkomponenten berechnet. Der Verlauf von </w:t>
        </w:r>
        <w:proofErr w:type="spellStart"/>
        <w:r w:rsidRPr="49777E6D">
          <w:rPr>
            <w:lang w:val="de-AT"/>
            <w:rPrChange w:id="758" w:author="Innerbichler Franz" w:date="2019-03-10T07:33:00Z">
              <w:rPr>
                <w:highlight w:val="yellow"/>
                <w:lang w:val="de-AT" w:eastAsia="x-none"/>
              </w:rPr>
            </w:rPrChange>
          </w:rPr>
          <w:t>mse_p</w:t>
        </w:r>
        <w:proofErr w:type="spellEnd"/>
        <w:r w:rsidRPr="49777E6D">
          <w:rPr>
            <w:lang w:val="de-AT"/>
            <w:rPrChange w:id="759" w:author="Innerbichler Franz" w:date="2019-03-10T07:33:00Z">
              <w:rPr>
                <w:highlight w:val="yellow"/>
                <w:lang w:val="de-AT" w:eastAsia="x-none"/>
              </w:rPr>
            </w:rPrChange>
          </w:rPr>
          <w:t xml:space="preserve"> pro </w:t>
        </w:r>
      </w:ins>
      <w:ins w:id="760" w:author="Innerbichler Franz" w:date="2019-03-09T23:15:00Z">
        <w:r w:rsidR="001847A6" w:rsidRPr="49777E6D">
          <w:rPr>
            <w:lang w:val="de-AT"/>
            <w:rPrChange w:id="761" w:author="Innerbichler Franz" w:date="2019-03-10T07:33:00Z">
              <w:rPr>
                <w:highlight w:val="yellow"/>
                <w:lang w:val="de-AT" w:eastAsia="x-none"/>
              </w:rPr>
            </w:rPrChange>
          </w:rPr>
          <w:t>K</w:t>
        </w:r>
      </w:ins>
      <w:ins w:id="762" w:author="Innerbichler Franz" w:date="2019-03-09T23:13:00Z">
        <w:r w:rsidRPr="49777E6D">
          <w:rPr>
            <w:lang w:val="de-AT"/>
            <w:rPrChange w:id="763" w:author="Innerbichler Franz" w:date="2019-03-10T07:33:00Z">
              <w:rPr>
                <w:highlight w:val="yellow"/>
                <w:lang w:val="de-AT" w:eastAsia="x-none"/>
              </w:rPr>
            </w:rPrChange>
          </w:rPr>
          <w:t>omponente wird als „NoofComp.png“ geplottet</w:t>
        </w:r>
      </w:ins>
      <w:ins w:id="764" w:author="Innerbichler Franz" w:date="2019-03-09T23:15:00Z">
        <w:r w:rsidR="001847A6" w:rsidRPr="49777E6D">
          <w:rPr>
            <w:lang w:val="de-AT"/>
            <w:rPrChange w:id="765" w:author="Innerbichler Franz" w:date="2019-03-10T07:33:00Z">
              <w:rPr>
                <w:highlight w:val="yellow"/>
                <w:lang w:val="de-AT" w:eastAsia="x-none"/>
              </w:rPr>
            </w:rPrChange>
          </w:rPr>
          <w:t xml:space="preserve"> (Optimum bei 4 Komponenten)</w:t>
        </w:r>
      </w:ins>
      <w:ins w:id="766" w:author="Innerbichler Franz" w:date="2019-03-09T23:13:00Z">
        <w:r w:rsidRPr="49777E6D">
          <w:rPr>
            <w:lang w:val="de-AT"/>
            <w:rPrChange w:id="767" w:author="Innerbichler Franz" w:date="2019-03-10T07:33:00Z">
              <w:rPr>
                <w:highlight w:val="yellow"/>
                <w:lang w:val="de-AT" w:eastAsia="x-none"/>
              </w:rPr>
            </w:rPrChange>
          </w:rPr>
          <w:t xml:space="preserve">. Schließlich wird die </w:t>
        </w:r>
        <w:r w:rsidRPr="49777E6D">
          <w:rPr>
            <w:lang w:val="de-AT"/>
            <w:rPrChange w:id="768" w:author="Innerbichler Franz" w:date="2019-03-10T07:33:00Z">
              <w:rPr>
                <w:highlight w:val="yellow"/>
                <w:lang w:val="de-AT" w:eastAsia="x-none"/>
              </w:rPr>
            </w:rPrChange>
          </w:rPr>
          <w:lastRenderedPageBreak/>
          <w:t>PLS Regression nochmal mit der optimalen Anzahl an Komponenten (mit minimalem MSEP = „</w:t>
        </w:r>
        <w:proofErr w:type="spellStart"/>
        <w:r w:rsidRPr="49777E6D">
          <w:rPr>
            <w:lang w:val="de-AT"/>
            <w:rPrChange w:id="769" w:author="Innerbichler Franz" w:date="2019-03-10T07:33:00Z">
              <w:rPr>
                <w:highlight w:val="yellow"/>
                <w:lang w:val="de-AT" w:eastAsia="x-none"/>
              </w:rPr>
            </w:rPrChange>
          </w:rPr>
          <w:t>msemin</w:t>
        </w:r>
        <w:proofErr w:type="spellEnd"/>
        <w:r w:rsidRPr="49777E6D">
          <w:rPr>
            <w:lang w:val="de-AT"/>
            <w:rPrChange w:id="770" w:author="Innerbichler Franz" w:date="2019-03-10T07:33:00Z">
              <w:rPr>
                <w:highlight w:val="yellow"/>
                <w:lang w:val="de-AT" w:eastAsia="x-none"/>
              </w:rPr>
            </w:rPrChange>
          </w:rPr>
          <w:t xml:space="preserve">“) gerechnet. Der Plot „OvsP.png“ zeigt an, ob die Vorhersage gelungen ist (rote und blaue Kreuze sollten überlappen). Der Plot „OvsP2.png“ enthält auch die wichtigsten Kennzahlen der PLS Regression (Abb. 21-28). </w:t>
        </w:r>
      </w:ins>
    </w:p>
    <w:p w14:paraId="3B0198E1" w14:textId="77777777" w:rsidR="006E014F" w:rsidRDefault="006E014F" w:rsidP="006E014F">
      <w:pPr>
        <w:rPr>
          <w:ins w:id="771" w:author="Innerbichler Franz" w:date="2019-03-09T23:13:00Z"/>
          <w:highlight w:val="yellow"/>
          <w:lang w:val="de-AT" w:eastAsia="x-none"/>
        </w:rPr>
      </w:pPr>
    </w:p>
    <w:p w14:paraId="4752C35C" w14:textId="77777777" w:rsidR="006E014F" w:rsidRDefault="006E014F" w:rsidP="006E014F">
      <w:pPr>
        <w:keepNext/>
        <w:rPr>
          <w:ins w:id="772" w:author="Innerbichler Franz" w:date="2019-03-09T23:13:00Z"/>
        </w:rPr>
      </w:pPr>
      <w:ins w:id="773" w:author="Innerbichler Franz" w:date="2019-03-09T23:13:00Z">
        <w:r>
          <w:rPr>
            <w:noProof/>
          </w:rPr>
          <w:drawing>
            <wp:inline distT="0" distB="0" distL="0" distR="0" wp14:anchorId="40EF88F4" wp14:editId="4065CCC9">
              <wp:extent cx="5972810" cy="3039110"/>
              <wp:effectExtent l="0" t="0" r="889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3039110"/>
                      </a:xfrm>
                      <a:prstGeom prst="rect">
                        <a:avLst/>
                      </a:prstGeom>
                    </pic:spPr>
                  </pic:pic>
                </a:graphicData>
              </a:graphic>
            </wp:inline>
          </w:drawing>
        </w:r>
      </w:ins>
    </w:p>
    <w:p w14:paraId="4D1D6F2C" w14:textId="2D289B88" w:rsidR="006E014F" w:rsidRDefault="006E014F" w:rsidP="006E014F">
      <w:pPr>
        <w:pStyle w:val="Beschriftung"/>
        <w:rPr>
          <w:ins w:id="774" w:author="Innerbichler Franz" w:date="2019-03-09T23:13:00Z"/>
          <w:highlight w:val="yellow"/>
          <w:lang w:val="de-AT" w:eastAsia="x-none"/>
        </w:rPr>
      </w:pPr>
      <w:bookmarkStart w:id="775" w:name="_Toc2628486"/>
      <w:bookmarkStart w:id="776" w:name="_Toc3147235"/>
      <w:ins w:id="777" w:author="Innerbichler Franz" w:date="2019-03-09T23:13:00Z">
        <w:r>
          <w:t xml:space="preserve">Abbildung </w:t>
        </w:r>
      </w:ins>
      <w:ins w:id="778" w:author="Innerbichler Franz" w:date="2019-03-10T21:49:00Z">
        <w:r w:rsidR="00A51811">
          <w:fldChar w:fldCharType="begin"/>
        </w:r>
        <w:r w:rsidR="00A51811">
          <w:instrText xml:space="preserve"> SEQ Abbildung \* ARABIC </w:instrText>
        </w:r>
      </w:ins>
      <w:r w:rsidR="00A51811">
        <w:fldChar w:fldCharType="separate"/>
      </w:r>
      <w:ins w:id="779" w:author="Innerbichler Franz" w:date="2019-03-10T21:49:00Z">
        <w:r w:rsidR="00A51811">
          <w:rPr>
            <w:noProof/>
          </w:rPr>
          <w:t>25</w:t>
        </w:r>
        <w:r w:rsidR="00A51811">
          <w:fldChar w:fldCharType="end"/>
        </w:r>
      </w:ins>
      <w:ins w:id="780" w:author="Innerbichler Franz" w:date="2019-03-09T23:13:00Z">
        <w:r>
          <w:t xml:space="preserve"> Funktion „</w:t>
        </w:r>
        <w:proofErr w:type="spellStart"/>
        <w:r>
          <w:t>prediction</w:t>
        </w:r>
        <w:proofErr w:type="spellEnd"/>
        <w:r>
          <w:t>“ Teil1</w:t>
        </w:r>
        <w:bookmarkEnd w:id="775"/>
        <w:bookmarkEnd w:id="776"/>
      </w:ins>
    </w:p>
    <w:p w14:paraId="7D3EC126" w14:textId="77777777" w:rsidR="006E014F" w:rsidRDefault="006E014F" w:rsidP="006E014F">
      <w:pPr>
        <w:keepNext/>
        <w:rPr>
          <w:ins w:id="781" w:author="Innerbichler Franz" w:date="2019-03-09T23:13:00Z"/>
        </w:rPr>
      </w:pPr>
      <w:ins w:id="782" w:author="Innerbichler Franz" w:date="2019-03-09T23:13:00Z">
        <w:r>
          <w:rPr>
            <w:noProof/>
          </w:rPr>
          <w:drawing>
            <wp:inline distT="0" distB="0" distL="0" distR="0" wp14:anchorId="1C6E1430" wp14:editId="46092EC2">
              <wp:extent cx="5972810" cy="2870835"/>
              <wp:effectExtent l="0" t="0" r="889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870835"/>
                      </a:xfrm>
                      <a:prstGeom prst="rect">
                        <a:avLst/>
                      </a:prstGeom>
                    </pic:spPr>
                  </pic:pic>
                </a:graphicData>
              </a:graphic>
            </wp:inline>
          </w:drawing>
        </w:r>
      </w:ins>
    </w:p>
    <w:p w14:paraId="6B84CAA9" w14:textId="41028ED7" w:rsidR="006E014F" w:rsidRDefault="006E014F" w:rsidP="006E014F">
      <w:pPr>
        <w:pStyle w:val="Beschriftung"/>
        <w:rPr>
          <w:ins w:id="783" w:author="Innerbichler Franz" w:date="2019-03-09T23:13:00Z"/>
        </w:rPr>
      </w:pPr>
      <w:bookmarkStart w:id="784" w:name="_Toc2628487"/>
      <w:bookmarkStart w:id="785" w:name="_Toc3147236"/>
      <w:ins w:id="786" w:author="Innerbichler Franz" w:date="2019-03-09T23:13:00Z">
        <w:r>
          <w:t xml:space="preserve">Abbildung </w:t>
        </w:r>
      </w:ins>
      <w:ins w:id="787" w:author="Innerbichler Franz" w:date="2019-03-10T21:49:00Z">
        <w:r w:rsidR="00A51811">
          <w:fldChar w:fldCharType="begin"/>
        </w:r>
        <w:r w:rsidR="00A51811">
          <w:instrText xml:space="preserve"> SEQ Abbildung \* ARABIC </w:instrText>
        </w:r>
      </w:ins>
      <w:r w:rsidR="00A51811">
        <w:fldChar w:fldCharType="separate"/>
      </w:r>
      <w:ins w:id="788" w:author="Innerbichler Franz" w:date="2019-03-10T21:49:00Z">
        <w:r w:rsidR="00A51811">
          <w:rPr>
            <w:noProof/>
          </w:rPr>
          <w:t>26</w:t>
        </w:r>
        <w:r w:rsidR="00A51811">
          <w:fldChar w:fldCharType="end"/>
        </w:r>
      </w:ins>
      <w:ins w:id="789" w:author="Innerbichler Franz" w:date="2019-03-09T23:13:00Z">
        <w:r>
          <w:t>: Funktion „</w:t>
        </w:r>
        <w:proofErr w:type="spellStart"/>
        <w:r>
          <w:t>prediction</w:t>
        </w:r>
        <w:proofErr w:type="spellEnd"/>
        <w:r>
          <w:t>“ Teil2</w:t>
        </w:r>
      </w:ins>
      <w:bookmarkEnd w:id="784"/>
      <w:ins w:id="790" w:author="Innerbichler Franz" w:date="2019-03-09T23:34:00Z">
        <w:r w:rsidR="00ED3EEF">
          <w:t xml:space="preserve"> mit code für den </w:t>
        </w:r>
        <w:r w:rsidR="00CB0B14">
          <w:t>„</w:t>
        </w:r>
        <w:proofErr w:type="spellStart"/>
        <w:r w:rsidR="00CB0B14">
          <w:t>No</w:t>
        </w:r>
        <w:proofErr w:type="spellEnd"/>
        <w:r w:rsidR="00CB0B14">
          <w:t xml:space="preserve"> </w:t>
        </w:r>
        <w:proofErr w:type="spellStart"/>
        <w:r w:rsidR="00CB0B14">
          <w:t>of</w:t>
        </w:r>
        <w:proofErr w:type="spellEnd"/>
        <w:r w:rsidR="00CB0B14">
          <w:t xml:space="preserve"> Components“-Plot</w:t>
        </w:r>
      </w:ins>
      <w:bookmarkEnd w:id="785"/>
    </w:p>
    <w:p w14:paraId="605F98F9" w14:textId="77777777" w:rsidR="006E014F" w:rsidRDefault="006E014F" w:rsidP="006E014F">
      <w:pPr>
        <w:keepNext/>
        <w:rPr>
          <w:ins w:id="791" w:author="Innerbichler Franz" w:date="2019-03-09T23:13:00Z"/>
        </w:rPr>
      </w:pPr>
      <w:ins w:id="792" w:author="Innerbichler Franz" w:date="2019-03-09T23:13:00Z">
        <w:r>
          <w:rPr>
            <w:noProof/>
          </w:rPr>
          <w:lastRenderedPageBreak/>
          <w:drawing>
            <wp:inline distT="0" distB="0" distL="0" distR="0" wp14:anchorId="6953A097" wp14:editId="4844B212">
              <wp:extent cx="3784821" cy="2838616"/>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8382" cy="2848787"/>
                      </a:xfrm>
                      <a:prstGeom prst="rect">
                        <a:avLst/>
                      </a:prstGeom>
                      <a:noFill/>
                      <a:ln>
                        <a:noFill/>
                      </a:ln>
                    </pic:spPr>
                  </pic:pic>
                </a:graphicData>
              </a:graphic>
            </wp:inline>
          </w:drawing>
        </w:r>
      </w:ins>
    </w:p>
    <w:p w14:paraId="4E7C71BB" w14:textId="5A8D0D44" w:rsidR="006E014F" w:rsidRPr="001E64D0" w:rsidRDefault="006E014F" w:rsidP="006E014F">
      <w:pPr>
        <w:pStyle w:val="Beschriftung"/>
        <w:rPr>
          <w:ins w:id="793" w:author="Innerbichler Franz" w:date="2019-03-09T23:13:00Z"/>
          <w:highlight w:val="yellow"/>
        </w:rPr>
      </w:pPr>
      <w:bookmarkStart w:id="794" w:name="_Toc2628488"/>
      <w:bookmarkStart w:id="795" w:name="_Toc3147237"/>
      <w:ins w:id="796" w:author="Innerbichler Franz" w:date="2019-03-09T23:13:00Z">
        <w:r>
          <w:t xml:space="preserve">Abbildung </w:t>
        </w:r>
      </w:ins>
      <w:ins w:id="797" w:author="Innerbichler Franz" w:date="2019-03-10T21:49:00Z">
        <w:r w:rsidR="00A51811">
          <w:fldChar w:fldCharType="begin"/>
        </w:r>
        <w:r w:rsidR="00A51811">
          <w:instrText xml:space="preserve"> SEQ Abbildung \* ARABIC </w:instrText>
        </w:r>
      </w:ins>
      <w:r w:rsidR="00A51811">
        <w:fldChar w:fldCharType="separate"/>
      </w:r>
      <w:ins w:id="798" w:author="Innerbichler Franz" w:date="2019-03-10T21:49:00Z">
        <w:r w:rsidR="00A51811">
          <w:rPr>
            <w:noProof/>
          </w:rPr>
          <w:t>27</w:t>
        </w:r>
        <w:r w:rsidR="00A51811">
          <w:fldChar w:fldCharType="end"/>
        </w:r>
      </w:ins>
      <w:ins w:id="799" w:author="Innerbichler Franz" w:date="2019-03-09T23:13:00Z">
        <w:r>
          <w:t xml:space="preserve">: </w:t>
        </w:r>
      </w:ins>
      <w:ins w:id="800" w:author="Innerbichler Franz" w:date="2019-03-09T23:34:00Z">
        <w:r w:rsidR="00CB0B14">
          <w:t>Komponent</w:t>
        </w:r>
      </w:ins>
      <w:ins w:id="801" w:author="Innerbichler Franz" w:date="2019-03-10T21:30:00Z">
        <w:r w:rsidR="00E0721B">
          <w:t>en</w:t>
        </w:r>
      </w:ins>
      <w:ins w:id="802" w:author="Innerbichler Franz" w:date="2019-03-09T23:34:00Z">
        <w:r w:rsidR="00CB0B14">
          <w:t>plot</w:t>
        </w:r>
      </w:ins>
      <w:ins w:id="803" w:author="Innerbichler Franz" w:date="2019-03-09T23:13:00Z">
        <w:r>
          <w:t xml:space="preserve"> (rotes Kreuz</w:t>
        </w:r>
      </w:ins>
      <w:ins w:id="804" w:author="Innerbichler Franz" w:date="2019-03-10T21:31:00Z">
        <w:r w:rsidR="00E0721B">
          <w:t>=</w:t>
        </w:r>
      </w:ins>
      <w:ins w:id="805" w:author="Innerbichler Franz" w:date="2019-03-09T23:13:00Z">
        <w:r>
          <w:t xml:space="preserve"> Komponente mit niedrigster MSEP</w:t>
        </w:r>
      </w:ins>
      <w:bookmarkEnd w:id="794"/>
      <w:ins w:id="806" w:author="Innerbichler Franz" w:date="2019-03-09T23:34:00Z">
        <w:r w:rsidR="00DB591E">
          <w:t>)</w:t>
        </w:r>
      </w:ins>
      <w:bookmarkEnd w:id="795"/>
      <w:ins w:id="807" w:author="Innerbichler Franz" w:date="2019-03-09T23:13:00Z">
        <w:r>
          <w:t xml:space="preserve"> </w:t>
        </w:r>
      </w:ins>
    </w:p>
    <w:p w14:paraId="1723F4A5" w14:textId="77777777" w:rsidR="006E014F" w:rsidRDefault="006E014F" w:rsidP="006E014F">
      <w:pPr>
        <w:keepNext/>
        <w:rPr>
          <w:ins w:id="808" w:author="Innerbichler Franz" w:date="2019-03-09T23:13:00Z"/>
        </w:rPr>
      </w:pPr>
      <w:ins w:id="809" w:author="Innerbichler Franz" w:date="2019-03-09T23:13:00Z">
        <w:r>
          <w:rPr>
            <w:noProof/>
          </w:rPr>
          <w:drawing>
            <wp:inline distT="0" distB="0" distL="0" distR="0" wp14:anchorId="0E7047FD" wp14:editId="04867A86">
              <wp:extent cx="5295569" cy="3774346"/>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8219" cy="3783362"/>
                      </a:xfrm>
                      <a:prstGeom prst="rect">
                        <a:avLst/>
                      </a:prstGeom>
                    </pic:spPr>
                  </pic:pic>
                </a:graphicData>
              </a:graphic>
            </wp:inline>
          </w:drawing>
        </w:r>
      </w:ins>
    </w:p>
    <w:p w14:paraId="596D0C05" w14:textId="3ABC2CBA" w:rsidR="006E014F" w:rsidRDefault="006E014F" w:rsidP="006E014F">
      <w:pPr>
        <w:pStyle w:val="Beschriftung"/>
        <w:rPr>
          <w:ins w:id="810" w:author="Innerbichler Franz" w:date="2019-03-09T23:13:00Z"/>
          <w:highlight w:val="yellow"/>
          <w:lang w:val="de-AT" w:eastAsia="x-none"/>
        </w:rPr>
      </w:pPr>
      <w:bookmarkStart w:id="811" w:name="_Toc2628489"/>
      <w:bookmarkStart w:id="812" w:name="_Toc3147238"/>
      <w:ins w:id="813" w:author="Innerbichler Franz" w:date="2019-03-09T23:13:00Z">
        <w:r>
          <w:t xml:space="preserve">Abbildung </w:t>
        </w:r>
      </w:ins>
      <w:ins w:id="814" w:author="Innerbichler Franz" w:date="2019-03-10T21:49:00Z">
        <w:r w:rsidR="00A51811">
          <w:fldChar w:fldCharType="begin"/>
        </w:r>
        <w:r w:rsidR="00A51811">
          <w:instrText xml:space="preserve"> SEQ Abbildung \* ARABIC </w:instrText>
        </w:r>
      </w:ins>
      <w:r w:rsidR="00A51811">
        <w:fldChar w:fldCharType="separate"/>
      </w:r>
      <w:ins w:id="815" w:author="Innerbichler Franz" w:date="2019-03-10T21:49:00Z">
        <w:r w:rsidR="00A51811">
          <w:rPr>
            <w:noProof/>
          </w:rPr>
          <w:t>28</w:t>
        </w:r>
        <w:r w:rsidR="00A51811">
          <w:fldChar w:fldCharType="end"/>
        </w:r>
      </w:ins>
      <w:ins w:id="816" w:author="Innerbichler Franz" w:date="2019-03-10T21:31:00Z">
        <w:r w:rsidR="00E0721B">
          <w:t xml:space="preserve">: </w:t>
        </w:r>
      </w:ins>
      <w:ins w:id="817" w:author="Innerbichler Franz" w:date="2019-03-09T23:13:00Z">
        <w:r>
          <w:t>Funktion „</w:t>
        </w:r>
        <w:proofErr w:type="spellStart"/>
        <w:r>
          <w:t>prediction</w:t>
        </w:r>
        <w:proofErr w:type="spellEnd"/>
        <w:r>
          <w:t>“ Teil3</w:t>
        </w:r>
      </w:ins>
      <w:bookmarkEnd w:id="811"/>
      <w:ins w:id="818" w:author="Innerbichler Franz" w:date="2019-03-09T23:35:00Z">
        <w:r w:rsidR="00DB591E">
          <w:t xml:space="preserve">: </w:t>
        </w:r>
        <w:r w:rsidR="00544D73">
          <w:t xml:space="preserve">Berechnung einiger Kennzahlen der PLS und </w:t>
        </w:r>
      </w:ins>
      <w:ins w:id="819" w:author="Innerbichler Franz" w:date="2019-03-09T23:36:00Z">
        <w:r w:rsidR="00EE4CBE">
          <w:t xml:space="preserve">Plot der gemessenen und der </w:t>
        </w:r>
        <w:r w:rsidR="00CD783E">
          <w:t>vorhergesagten Werte</w:t>
        </w:r>
      </w:ins>
      <w:bookmarkEnd w:id="812"/>
    </w:p>
    <w:p w14:paraId="477310DB" w14:textId="77777777" w:rsidR="006E014F" w:rsidRDefault="006E014F" w:rsidP="006E014F">
      <w:pPr>
        <w:keepNext/>
        <w:rPr>
          <w:ins w:id="820" w:author="Innerbichler Franz" w:date="2019-03-09T23:13:00Z"/>
        </w:rPr>
      </w:pPr>
      <w:ins w:id="821" w:author="Innerbichler Franz" w:date="2019-03-09T23:13:00Z">
        <w:r>
          <w:rPr>
            <w:noProof/>
          </w:rPr>
          <w:lastRenderedPageBreak/>
          <w:drawing>
            <wp:inline distT="0" distB="0" distL="0" distR="0" wp14:anchorId="36171057" wp14:editId="2DDAB325">
              <wp:extent cx="3827228" cy="2870421"/>
              <wp:effectExtent l="0" t="0" r="1905"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4160" cy="2883120"/>
                      </a:xfrm>
                      <a:prstGeom prst="rect">
                        <a:avLst/>
                      </a:prstGeom>
                      <a:noFill/>
                      <a:ln>
                        <a:noFill/>
                      </a:ln>
                    </pic:spPr>
                  </pic:pic>
                </a:graphicData>
              </a:graphic>
            </wp:inline>
          </w:drawing>
        </w:r>
      </w:ins>
    </w:p>
    <w:p w14:paraId="245A70C3" w14:textId="44B79604" w:rsidR="006E014F" w:rsidRDefault="006E014F">
      <w:pPr>
        <w:pStyle w:val="Beschriftung"/>
        <w:rPr>
          <w:ins w:id="822" w:author="Innerbichler Franz" w:date="2019-03-09T23:13:00Z"/>
          <w:highlight w:val="yellow"/>
          <w:lang w:val="de-AT"/>
          <w:rPrChange w:id="823" w:author="Innerbichler Franz" w:date="2019-03-10T07:50:00Z">
            <w:rPr>
              <w:ins w:id="824" w:author="Innerbichler Franz" w:date="2019-03-09T23:13:00Z"/>
            </w:rPr>
          </w:rPrChange>
        </w:rPr>
      </w:pPr>
      <w:bookmarkStart w:id="825" w:name="_Toc2628490"/>
      <w:bookmarkStart w:id="826" w:name="_Toc3147239"/>
      <w:ins w:id="827" w:author="Innerbichler Franz" w:date="2019-03-09T23:13:00Z">
        <w:r>
          <w:t xml:space="preserve">Abbildung </w:t>
        </w:r>
      </w:ins>
      <w:ins w:id="828" w:author="Innerbichler Franz" w:date="2019-03-10T21:49:00Z">
        <w:r w:rsidR="00A51811">
          <w:fldChar w:fldCharType="begin"/>
        </w:r>
        <w:r w:rsidR="00A51811">
          <w:instrText xml:space="preserve"> SEQ Abbildung \* ARABIC </w:instrText>
        </w:r>
      </w:ins>
      <w:r w:rsidR="00A51811">
        <w:fldChar w:fldCharType="separate"/>
      </w:r>
      <w:ins w:id="829" w:author="Innerbichler Franz" w:date="2019-03-10T21:49:00Z">
        <w:r w:rsidR="00A51811">
          <w:rPr>
            <w:noProof/>
          </w:rPr>
          <w:t>29</w:t>
        </w:r>
        <w:r w:rsidR="00A51811">
          <w:fldChar w:fldCharType="end"/>
        </w:r>
      </w:ins>
      <w:ins w:id="830" w:author="Innerbichler Franz" w:date="2019-03-09T23:13:00Z">
        <w:r>
          <w:t xml:space="preserve">: Gemessene Werte (blau) gegen berechnete </w:t>
        </w:r>
      </w:ins>
      <w:ins w:id="831" w:author="Innerbichler Franz" w:date="2019-03-09T23:36:00Z">
        <w:r w:rsidR="00CD783E">
          <w:t xml:space="preserve">Werte </w:t>
        </w:r>
      </w:ins>
      <w:ins w:id="832" w:author="Innerbichler Franz" w:date="2019-03-09T23:13:00Z">
        <w:r>
          <w:t xml:space="preserve">des </w:t>
        </w:r>
      </w:ins>
      <w:ins w:id="833" w:author="Innerbichler Franz" w:date="2019-03-09T23:36:00Z">
        <w:r w:rsidR="00CD783E">
          <w:t>„</w:t>
        </w:r>
      </w:ins>
      <w:ins w:id="834" w:author="Innerbichler Franz" w:date="2019-03-09T23:13:00Z">
        <w:r>
          <w:t>Test</w:t>
        </w:r>
      </w:ins>
      <w:ins w:id="835" w:author="Innerbichler Franz" w:date="2019-03-09T23:36:00Z">
        <w:r w:rsidR="00CD783E">
          <w:t>“</w:t>
        </w:r>
      </w:ins>
      <w:ins w:id="836" w:author="Innerbichler Franz" w:date="2019-03-09T23:13:00Z">
        <w:r>
          <w:t>-Datensatzes (hohe Werte können nicht vorhergesagt werden; Messung eines anderen Metaboliten?</w:t>
        </w:r>
      </w:ins>
      <w:ins w:id="837" w:author="Innerbichler Franz" w:date="2019-03-09T23:14:00Z">
        <w:r w:rsidR="00085039">
          <w:t xml:space="preserve"> Gemessene Werte falsch?</w:t>
        </w:r>
      </w:ins>
      <w:ins w:id="838" w:author="Innerbichler Franz" w:date="2019-03-09T23:13:00Z">
        <w:r>
          <w:t>)</w:t>
        </w:r>
        <w:bookmarkEnd w:id="825"/>
        <w:bookmarkEnd w:id="826"/>
      </w:ins>
    </w:p>
    <w:p w14:paraId="3CA49C17" w14:textId="77777777" w:rsidR="006E014F" w:rsidRDefault="006E014F" w:rsidP="006E014F">
      <w:pPr>
        <w:keepNext/>
        <w:rPr>
          <w:ins w:id="839" w:author="Innerbichler Franz" w:date="2019-03-09T23:13:00Z"/>
        </w:rPr>
      </w:pPr>
      <w:ins w:id="840" w:author="Innerbichler Franz" w:date="2019-03-09T23:13:00Z">
        <w:r>
          <w:rPr>
            <w:noProof/>
          </w:rPr>
          <w:drawing>
            <wp:inline distT="0" distB="0" distL="0" distR="0" wp14:anchorId="3A176E9B" wp14:editId="2FFAF3D2">
              <wp:extent cx="5972810" cy="3001010"/>
              <wp:effectExtent l="0" t="0" r="8890"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3001010"/>
                      </a:xfrm>
                      <a:prstGeom prst="rect">
                        <a:avLst/>
                      </a:prstGeom>
                    </pic:spPr>
                  </pic:pic>
                </a:graphicData>
              </a:graphic>
            </wp:inline>
          </w:drawing>
        </w:r>
      </w:ins>
    </w:p>
    <w:p w14:paraId="1205017D" w14:textId="19F91012" w:rsidR="006E014F" w:rsidRDefault="006E014F" w:rsidP="006E014F">
      <w:pPr>
        <w:pStyle w:val="Beschriftung"/>
        <w:rPr>
          <w:ins w:id="841" w:author="Innerbichler Franz" w:date="2019-03-09T23:13:00Z"/>
        </w:rPr>
      </w:pPr>
      <w:bookmarkStart w:id="842" w:name="_Toc2628491"/>
      <w:bookmarkStart w:id="843" w:name="_Toc3147240"/>
      <w:ins w:id="844" w:author="Innerbichler Franz" w:date="2019-03-09T23:13:00Z">
        <w:r>
          <w:t xml:space="preserve">Abbildung </w:t>
        </w:r>
      </w:ins>
      <w:ins w:id="845" w:author="Innerbichler Franz" w:date="2019-03-10T21:49:00Z">
        <w:r w:rsidR="00A51811">
          <w:fldChar w:fldCharType="begin"/>
        </w:r>
        <w:r w:rsidR="00A51811">
          <w:instrText xml:space="preserve"> SEQ Abbildung \* ARABIC </w:instrText>
        </w:r>
      </w:ins>
      <w:r w:rsidR="00A51811">
        <w:fldChar w:fldCharType="separate"/>
      </w:r>
      <w:ins w:id="846" w:author="Innerbichler Franz" w:date="2019-03-10T21:49:00Z">
        <w:r w:rsidR="00A51811">
          <w:rPr>
            <w:noProof/>
          </w:rPr>
          <w:t>30</w:t>
        </w:r>
        <w:r w:rsidR="00A51811">
          <w:fldChar w:fldCharType="end"/>
        </w:r>
      </w:ins>
      <w:ins w:id="847" w:author="Innerbichler Franz" w:date="2019-03-09T23:13:00Z">
        <w:r>
          <w:t xml:space="preserve">: Funktion </w:t>
        </w:r>
        <w:proofErr w:type="spellStart"/>
        <w:r>
          <w:t>prediction</w:t>
        </w:r>
        <w:proofErr w:type="spellEnd"/>
        <w:r>
          <w:t xml:space="preserve"> Teil</w:t>
        </w:r>
      </w:ins>
      <w:bookmarkEnd w:id="842"/>
      <w:ins w:id="848" w:author="Innerbichler Franz" w:date="2019-03-10T21:31:00Z">
        <w:r w:rsidR="00DC1C8D">
          <w:t xml:space="preserve"> 4</w:t>
        </w:r>
      </w:ins>
      <w:ins w:id="849" w:author="Innerbichler Franz" w:date="2019-03-09T23:37:00Z">
        <w:r w:rsidR="00504400">
          <w:t>: Code für Plot „</w:t>
        </w:r>
        <w:proofErr w:type="spellStart"/>
        <w:r w:rsidR="00504400">
          <w:t>Observed</w:t>
        </w:r>
        <w:proofErr w:type="spellEnd"/>
        <w:r w:rsidR="00504400">
          <w:t xml:space="preserve"> </w:t>
        </w:r>
        <w:proofErr w:type="spellStart"/>
        <w:r w:rsidR="00504400">
          <w:t>vs</w:t>
        </w:r>
        <w:proofErr w:type="spellEnd"/>
        <w:r w:rsidR="00504400">
          <w:t xml:space="preserve"> </w:t>
        </w:r>
        <w:proofErr w:type="spellStart"/>
        <w:r w:rsidR="00504400">
          <w:t>Predicted</w:t>
        </w:r>
        <w:proofErr w:type="spellEnd"/>
        <w:r w:rsidR="00504400">
          <w:t xml:space="preserve"> 2“</w:t>
        </w:r>
      </w:ins>
      <w:bookmarkEnd w:id="843"/>
    </w:p>
    <w:p w14:paraId="6516D7CC" w14:textId="77777777" w:rsidR="006E014F" w:rsidRDefault="006E014F" w:rsidP="49B4ECD6">
      <w:pPr>
        <w:keepNext/>
        <w:rPr>
          <w:ins w:id="850" w:author="Innerbichler Franz" w:date="2019-03-09T23:13:00Z"/>
        </w:rPr>
      </w:pPr>
      <w:ins w:id="851" w:author="Innerbichler Franz" w:date="2019-03-09T23:13:00Z">
        <w:r w:rsidRPr="49B4ECD6">
          <w:rPr>
            <w:rPrChange w:id="852" w:author="Innerbichler Franz" w:date="2019-03-10T07:32:00Z">
              <w:rPr>
                <w:highlight w:val="yellow"/>
              </w:rPr>
            </w:rPrChange>
          </w:rPr>
          <w:lastRenderedPageBreak/>
          <w:t xml:space="preserve"> </w:t>
        </w:r>
        <w:r>
          <w:rPr>
            <w:noProof/>
          </w:rPr>
          <w:drawing>
            <wp:inline distT="0" distB="0" distL="0" distR="0" wp14:anchorId="49688C04" wp14:editId="4AD04F4B">
              <wp:extent cx="4126727" cy="2292821"/>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8698" cy="2299472"/>
                      </a:xfrm>
                      <a:prstGeom prst="rect">
                        <a:avLst/>
                      </a:prstGeom>
                      <a:noFill/>
                      <a:ln>
                        <a:noFill/>
                      </a:ln>
                    </pic:spPr>
                  </pic:pic>
                </a:graphicData>
              </a:graphic>
            </wp:inline>
          </w:drawing>
        </w:r>
      </w:ins>
    </w:p>
    <w:p w14:paraId="3861A093" w14:textId="6186EF8E" w:rsidR="006E014F" w:rsidRDefault="006E014F" w:rsidP="006E014F">
      <w:pPr>
        <w:pStyle w:val="Beschriftung"/>
        <w:rPr>
          <w:ins w:id="853" w:author="Innerbichler Franz" w:date="2019-03-09T23:13:00Z"/>
          <w:highlight w:val="yellow"/>
        </w:rPr>
      </w:pPr>
      <w:bookmarkStart w:id="854" w:name="_Toc2628492"/>
      <w:bookmarkStart w:id="855" w:name="_Toc3147241"/>
      <w:ins w:id="856" w:author="Innerbichler Franz" w:date="2019-03-09T23:13:00Z">
        <w:r>
          <w:t xml:space="preserve">Abbildung </w:t>
        </w:r>
      </w:ins>
      <w:ins w:id="857" w:author="Innerbichler Franz" w:date="2019-03-10T21:49:00Z">
        <w:r w:rsidR="00A51811">
          <w:fldChar w:fldCharType="begin"/>
        </w:r>
        <w:r w:rsidR="00A51811">
          <w:instrText xml:space="preserve"> SEQ Abbildung \* ARABIC </w:instrText>
        </w:r>
      </w:ins>
      <w:r w:rsidR="00A51811">
        <w:fldChar w:fldCharType="separate"/>
      </w:r>
      <w:ins w:id="858" w:author="Innerbichler Franz" w:date="2019-03-10T21:49:00Z">
        <w:r w:rsidR="00A51811">
          <w:rPr>
            <w:noProof/>
          </w:rPr>
          <w:t>31</w:t>
        </w:r>
        <w:r w:rsidR="00A51811">
          <w:fldChar w:fldCharType="end"/>
        </w:r>
      </w:ins>
      <w:ins w:id="859" w:author="Innerbichler Franz" w:date="2019-03-09T23:13:00Z">
        <w:r>
          <w:t xml:space="preserve">: </w:t>
        </w:r>
      </w:ins>
      <w:ins w:id="860" w:author="Innerbichler Franz" w:date="2019-03-09T23:37:00Z">
        <w:r w:rsidR="00504400">
          <w:t>Plot „</w:t>
        </w:r>
        <w:proofErr w:type="spellStart"/>
        <w:r w:rsidR="00504400">
          <w:t>Observed</w:t>
        </w:r>
        <w:proofErr w:type="spellEnd"/>
        <w:r w:rsidR="00504400">
          <w:t xml:space="preserve"> </w:t>
        </w:r>
        <w:proofErr w:type="spellStart"/>
        <w:r w:rsidR="00504400">
          <w:t>vs</w:t>
        </w:r>
        <w:proofErr w:type="spellEnd"/>
        <w:r w:rsidR="00504400">
          <w:t xml:space="preserve"> </w:t>
        </w:r>
        <w:proofErr w:type="spellStart"/>
        <w:r w:rsidR="00504400">
          <w:t>Predicted</w:t>
        </w:r>
        <w:proofErr w:type="spellEnd"/>
        <w:r w:rsidR="00504400">
          <w:t xml:space="preserve"> 2“ </w:t>
        </w:r>
      </w:ins>
      <w:ins w:id="861" w:author="Innerbichler Franz" w:date="2019-03-09T23:13:00Z">
        <w:r>
          <w:t>grüne Linie: 0-Fehler</w:t>
        </w:r>
      </w:ins>
      <w:ins w:id="862" w:author="Innerbichler Franz" w:date="2019-03-10T21:32:00Z">
        <w:r w:rsidR="00A805EA">
          <w:t>-</w:t>
        </w:r>
      </w:ins>
      <w:ins w:id="863" w:author="Innerbichler Franz" w:date="2019-03-09T23:13:00Z">
        <w:r>
          <w:t>Vorhersage; blaue Linie: aktuelle Regressionslinie</w:t>
        </w:r>
        <w:bookmarkEnd w:id="854"/>
        <w:bookmarkEnd w:id="855"/>
      </w:ins>
    </w:p>
    <w:p w14:paraId="27BEDBB2" w14:textId="77777777" w:rsidR="006E014F" w:rsidRDefault="006E014F" w:rsidP="006E014F">
      <w:pPr>
        <w:rPr>
          <w:ins w:id="864" w:author="Innerbichler Franz" w:date="2019-03-09T23:13:00Z"/>
          <w:highlight w:val="yellow"/>
        </w:rPr>
      </w:pPr>
    </w:p>
    <w:p w14:paraId="5FFEF848" w14:textId="77777777" w:rsidR="006E014F" w:rsidRDefault="006E014F" w:rsidP="006E014F">
      <w:pPr>
        <w:rPr>
          <w:ins w:id="865" w:author="Innerbichler Franz" w:date="2019-03-09T23:13:00Z"/>
          <w:highlight w:val="yellow"/>
        </w:rPr>
      </w:pPr>
    </w:p>
    <w:p w14:paraId="13BB8686" w14:textId="3DA71E10" w:rsidR="00025D87" w:rsidRPr="008F59D4" w:rsidDel="006E014F" w:rsidRDefault="00F60AAD" w:rsidP="008F59D4">
      <w:pPr>
        <w:rPr>
          <w:del w:id="866" w:author="Innerbichler Franz" w:date="2019-03-09T23:13:00Z"/>
          <w:highlight w:val="yellow"/>
          <w:lang w:val="de-AT" w:eastAsia="x-none"/>
        </w:rPr>
      </w:pPr>
      <w:del w:id="867" w:author="Innerbichler Franz" w:date="2019-03-09T23:13:00Z">
        <w:r w:rsidDel="006E014F">
          <w:rPr>
            <w:highlight w:val="yellow"/>
            <w:lang w:val="de-AT" w:eastAsia="x-none"/>
          </w:rPr>
          <w:tab/>
        </w:r>
        <w:bookmarkStart w:id="868" w:name="_Toc3066520"/>
        <w:bookmarkStart w:id="869" w:name="_Toc3143691"/>
        <w:bookmarkStart w:id="870" w:name="_Toc3145472"/>
        <w:bookmarkStart w:id="871" w:name="_Toc3145806"/>
        <w:bookmarkStart w:id="872" w:name="_Toc3146717"/>
        <w:bookmarkEnd w:id="868"/>
        <w:bookmarkEnd w:id="869"/>
        <w:bookmarkEnd w:id="870"/>
        <w:bookmarkEnd w:id="871"/>
        <w:bookmarkEnd w:id="872"/>
      </w:del>
    </w:p>
    <w:p w14:paraId="6C7ED126" w14:textId="54666A06" w:rsidR="00910081" w:rsidRDefault="00910081" w:rsidP="0029309F">
      <w:pPr>
        <w:pStyle w:val="berschrift2"/>
        <w:numPr>
          <w:ilvl w:val="1"/>
          <w:numId w:val="1"/>
        </w:numPr>
        <w:rPr>
          <w:ins w:id="873" w:author="Hauser Alexander Johannes" w:date="2019-03-08T07:52:00Z"/>
          <w:highlight w:val="yellow"/>
          <w:lang w:val="de-DE"/>
        </w:rPr>
      </w:pPr>
      <w:bookmarkStart w:id="874" w:name="_Toc3146718"/>
      <w:r w:rsidRPr="49B4ECD6">
        <w:rPr>
          <w:lang w:val="de-DE"/>
          <w:rPrChange w:id="875" w:author="Innerbichler Franz" w:date="2019-03-10T07:32:00Z">
            <w:rPr>
              <w:highlight w:val="yellow"/>
              <w:lang w:val="de-DE"/>
            </w:rPr>
          </w:rPrChange>
        </w:rPr>
        <w:t>Grafische Benutzeroberfläche</w:t>
      </w:r>
      <w:bookmarkEnd w:id="874"/>
    </w:p>
    <w:p w14:paraId="6F9A6A19" w14:textId="462AEC54" w:rsidR="596BDB1F" w:rsidDel="495F7BE1" w:rsidRDefault="596BDB1F">
      <w:pPr>
        <w:rPr>
          <w:del w:id="876" w:author="Hauser Alexander Johannes" w:date="2019-03-08T10:46:00Z"/>
        </w:rPr>
      </w:pPr>
    </w:p>
    <w:p w14:paraId="42BFF2CE" w14:textId="58C65FAC" w:rsidR="495F7BE1" w:rsidRDefault="495F7BE1">
      <w:ins w:id="877" w:author="Hauser Alexander Johannes" w:date="2019-03-08T10:46:00Z">
        <w:r>
          <w:rPr>
            <w:noProof/>
          </w:rPr>
          <w:drawing>
            <wp:inline distT="0" distB="0" distL="0" distR="0" wp14:anchorId="3E1A58D6" wp14:editId="6D28C650">
              <wp:extent cx="6479721" cy="3617844"/>
              <wp:effectExtent l="0" t="0" r="0" b="1905"/>
              <wp:docPr id="1844565091"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02924" cy="3630799"/>
                      </a:xfrm>
                      <a:prstGeom prst="rect">
                        <a:avLst/>
                      </a:prstGeom>
                    </pic:spPr>
                  </pic:pic>
                </a:graphicData>
              </a:graphic>
            </wp:inline>
          </w:drawing>
        </w:r>
      </w:ins>
    </w:p>
    <w:p w14:paraId="528C094C" w14:textId="23FFA5AE" w:rsidR="214578C3" w:rsidRDefault="214578C3">
      <w:pPr>
        <w:rPr>
          <w:ins w:id="878" w:author="Hauser Alexander Johannes" w:date="2019-03-08T07:40:00Z"/>
        </w:rPr>
      </w:pPr>
      <w:ins w:id="879" w:author="Hauser Alexander Johannes" w:date="2019-03-08T07:39:00Z">
        <w:r w:rsidRPr="21EE5454">
          <w:rPr>
            <w:szCs w:val="20"/>
            <w:rPrChange w:id="880" w:author="Hauser Alexander Johannes" w:date="2019-03-08T07:39:00Z">
              <w:rPr/>
            </w:rPrChange>
          </w:rPr>
          <w:t>Die grafische Benutzeroberfl</w:t>
        </w:r>
        <w:r w:rsidR="21EE5454" w:rsidRPr="21EE5454">
          <w:rPr>
            <w:szCs w:val="20"/>
            <w:rPrChange w:id="881" w:author="Hauser Alexander Johannes" w:date="2019-03-08T07:39:00Z">
              <w:rPr/>
            </w:rPrChange>
          </w:rPr>
          <w:t xml:space="preserve">äche wurde mittels </w:t>
        </w:r>
        <w:proofErr w:type="spellStart"/>
        <w:r w:rsidR="21EE5454" w:rsidRPr="21EE5454">
          <w:rPr>
            <w:szCs w:val="20"/>
            <w:rPrChange w:id="882" w:author="Hauser Alexander Johannes" w:date="2019-03-08T07:39:00Z">
              <w:rPr/>
            </w:rPrChange>
          </w:rPr>
          <w:t>TKInter</w:t>
        </w:r>
        <w:proofErr w:type="spellEnd"/>
        <w:r w:rsidR="21EE5454" w:rsidRPr="21EE5454">
          <w:rPr>
            <w:szCs w:val="20"/>
            <w:rPrChange w:id="883" w:author="Hauser Alexander Johannes" w:date="2019-03-08T07:39:00Z">
              <w:rPr/>
            </w:rPrChange>
          </w:rPr>
          <w:t xml:space="preserve"> umgesetzt. Der Obere Quadrant stellt den Funktionsber</w:t>
        </w:r>
      </w:ins>
      <w:ins w:id="884" w:author="Hauser Alexander Johannes" w:date="2019-03-08T07:40:00Z">
        <w:r w:rsidR="34E43D58" w:rsidRPr="34E43D58">
          <w:rPr>
            <w:szCs w:val="20"/>
            <w:rPrChange w:id="885" w:author="Hauser Alexander Johannes" w:date="2019-03-08T07:40:00Z">
              <w:rPr/>
            </w:rPrChange>
          </w:rPr>
          <w:t>eich dar. Hier können folgende Funktionen durchgeführt werden:</w:t>
        </w:r>
        <w:bookmarkStart w:id="886" w:name="_GoBack"/>
        <w:bookmarkEnd w:id="886"/>
      </w:ins>
    </w:p>
    <w:p w14:paraId="55D1923C" w14:textId="3F0E9E58" w:rsidR="34E43D58" w:rsidRDefault="34E43D58">
      <w:pPr>
        <w:pStyle w:val="Listenabsatz"/>
        <w:numPr>
          <w:ilvl w:val="0"/>
          <w:numId w:val="14"/>
        </w:numPr>
        <w:rPr>
          <w:ins w:id="887" w:author="Hauser Alexander Johannes" w:date="2019-03-08T07:40:00Z"/>
        </w:rPr>
        <w:pPrChange w:id="888" w:author="Innerbichler Franz" w:date="2019-03-10T07:50:00Z">
          <w:pPr/>
        </w:pPrChange>
      </w:pPr>
      <w:ins w:id="889" w:author="Hauser Alexander Johannes" w:date="2019-03-08T07:40:00Z">
        <w:r w:rsidRPr="5110E534">
          <w:t>Regression durchführen</w:t>
        </w:r>
      </w:ins>
    </w:p>
    <w:p w14:paraId="36BA363E" w14:textId="517BC090" w:rsidR="34E43D58" w:rsidRDefault="34E43D58">
      <w:pPr>
        <w:pStyle w:val="Listenabsatz"/>
        <w:numPr>
          <w:ilvl w:val="1"/>
          <w:numId w:val="14"/>
        </w:numPr>
        <w:rPr>
          <w:ins w:id="890" w:author="Hauser Alexander Johannes" w:date="2019-03-08T07:40:00Z"/>
        </w:rPr>
        <w:pPrChange w:id="891" w:author="Innerbichler Franz" w:date="2019-03-10T07:50:00Z">
          <w:pPr/>
        </w:pPrChange>
      </w:pPr>
      <w:ins w:id="892" w:author="Hauser Alexander Johannes" w:date="2019-03-08T07:40:00Z">
        <w:r w:rsidRPr="5110E534">
          <w:t>Startet die Regre</w:t>
        </w:r>
        <w:r w:rsidR="2B8A92BF" w:rsidRPr="5110E534">
          <w:t xml:space="preserve">ssion und gibt sowohl die </w:t>
        </w:r>
        <w:proofErr w:type="gramStart"/>
        <w:r w:rsidR="2B8A92BF" w:rsidRPr="5110E534">
          <w:t>Plots,</w:t>
        </w:r>
        <w:proofErr w:type="gramEnd"/>
        <w:r w:rsidR="2B8A92BF" w:rsidRPr="5110E534">
          <w:t xml:space="preserve"> als auch die Messwerte im unterliegenden Textbereich aus.</w:t>
        </w:r>
      </w:ins>
    </w:p>
    <w:p w14:paraId="61972E65" w14:textId="5C697E08" w:rsidR="2B8A92BF" w:rsidRDefault="5F4478A7">
      <w:pPr>
        <w:pStyle w:val="Listenabsatz"/>
        <w:numPr>
          <w:ilvl w:val="0"/>
          <w:numId w:val="14"/>
        </w:numPr>
        <w:rPr>
          <w:ins w:id="893" w:author="Hauser Alexander Johannes" w:date="2019-03-08T07:41:00Z"/>
        </w:rPr>
        <w:pPrChange w:id="894" w:author="Innerbichler Franz" w:date="2019-03-10T07:50:00Z">
          <w:pPr/>
        </w:pPrChange>
      </w:pPr>
      <w:ins w:id="895" w:author="Hauser Alexander Johannes" w:date="2019-03-08T07:41:00Z">
        <w:r w:rsidRPr="5110E534">
          <w:t>Import starten</w:t>
        </w:r>
      </w:ins>
    </w:p>
    <w:p w14:paraId="67810DEE" w14:textId="31E2E647" w:rsidR="5F4478A7" w:rsidRDefault="5F4478A7">
      <w:pPr>
        <w:pStyle w:val="Listenabsatz"/>
        <w:numPr>
          <w:ilvl w:val="1"/>
          <w:numId w:val="14"/>
        </w:numPr>
        <w:rPr>
          <w:ins w:id="896" w:author="Hauser Alexander Johannes" w:date="2019-03-08T07:42:00Z"/>
        </w:rPr>
        <w:pPrChange w:id="897" w:author="Innerbichler Franz" w:date="2019-03-10T07:50:00Z">
          <w:pPr/>
        </w:pPrChange>
      </w:pPr>
      <w:ins w:id="898" w:author="Hauser Alexander Johannes" w:date="2019-03-08T07:41:00Z">
        <w:r w:rsidRPr="5110E534">
          <w:t>Startet den Importprozess für di</w:t>
        </w:r>
      </w:ins>
      <w:ins w:id="899" w:author="Hauser Alexander Johannes" w:date="2019-03-08T07:42:00Z">
        <w:r w:rsidR="18608B41" w:rsidRPr="5110E534">
          <w:t>e X als auch die Y Werte auf.</w:t>
        </w:r>
      </w:ins>
    </w:p>
    <w:p w14:paraId="5F6E876A" w14:textId="6A037966" w:rsidR="18608B41" w:rsidRDefault="18608B41">
      <w:pPr>
        <w:pStyle w:val="Listenabsatz"/>
        <w:numPr>
          <w:ilvl w:val="0"/>
          <w:numId w:val="14"/>
        </w:numPr>
        <w:rPr>
          <w:ins w:id="900" w:author="Hauser Alexander Johannes" w:date="2019-03-08T07:42:00Z"/>
        </w:rPr>
        <w:pPrChange w:id="901" w:author="Innerbichler Franz" w:date="2019-03-10T07:50:00Z">
          <w:pPr/>
        </w:pPrChange>
      </w:pPr>
      <w:ins w:id="902" w:author="Hauser Alexander Johannes" w:date="2019-03-08T07:42:00Z">
        <w:r w:rsidRPr="5110E534">
          <w:lastRenderedPageBreak/>
          <w:t>X-Werte exportieren und Y-Werte exportieren</w:t>
        </w:r>
      </w:ins>
    </w:p>
    <w:p w14:paraId="32A4FE3E" w14:textId="0F81C8DA" w:rsidR="471F52BA" w:rsidRDefault="471F52BA">
      <w:pPr>
        <w:pStyle w:val="Listenabsatz"/>
        <w:numPr>
          <w:ilvl w:val="1"/>
          <w:numId w:val="14"/>
        </w:numPr>
        <w:rPr>
          <w:szCs w:val="20"/>
          <w:rPrChange w:id="903" w:author="Hauser Alexander Johannes" w:date="2019-03-08T09:24:00Z">
            <w:rPr/>
          </w:rPrChange>
        </w:rPr>
        <w:pPrChange w:id="904" w:author="Hauser Alexander Johannes" w:date="2019-03-08T09:24:00Z">
          <w:pPr/>
        </w:pPrChange>
      </w:pPr>
      <w:ins w:id="905" w:author="Hauser Alexander Johannes" w:date="2019-03-08T07:42:00Z">
        <w:r w:rsidRPr="471F52BA">
          <w:rPr>
            <w:szCs w:val="20"/>
            <w:rPrChange w:id="906" w:author="Hauser Alexander Johannes" w:date="2019-03-08T07:42:00Z">
              <w:rPr/>
            </w:rPrChange>
          </w:rPr>
          <w:t xml:space="preserve">Stellt die X und Y Werte im </w:t>
        </w:r>
        <w:proofErr w:type="spellStart"/>
        <w:r w:rsidRPr="471F52BA">
          <w:rPr>
            <w:szCs w:val="20"/>
            <w:rPrChange w:id="907" w:author="Hauser Alexander Johannes" w:date="2019-03-08T07:42:00Z">
              <w:rPr/>
            </w:rPrChange>
          </w:rPr>
          <w:t>csv</w:t>
        </w:r>
        <w:proofErr w:type="spellEnd"/>
        <w:r w:rsidRPr="471F52BA">
          <w:rPr>
            <w:szCs w:val="20"/>
            <w:rPrChange w:id="908" w:author="Hauser Alexander Johannes" w:date="2019-03-08T07:42:00Z">
              <w:rPr/>
            </w:rPrChange>
          </w:rPr>
          <w:t xml:space="preserve"> Format </w:t>
        </w:r>
      </w:ins>
      <w:ins w:id="909" w:author="Hauser Alexander Johannes" w:date="2019-03-08T07:43:00Z">
        <w:r w:rsidR="5E26CB0D" w:rsidRPr="471F52BA">
          <w:rPr>
            <w:szCs w:val="20"/>
            <w:rPrChange w:id="910" w:author="Hauser Alexander Johannes" w:date="2019-03-08T07:42:00Z">
              <w:rPr/>
            </w:rPrChange>
          </w:rPr>
          <w:t>im Ordner “</w:t>
        </w:r>
        <w:proofErr w:type="spellStart"/>
        <w:r w:rsidR="5E26CB0D" w:rsidRPr="471F52BA">
          <w:rPr>
            <w:szCs w:val="20"/>
            <w:rPrChange w:id="911" w:author="Hauser Alexander Johannes" w:date="2019-03-08T07:42:00Z">
              <w:rPr/>
            </w:rPrChange>
          </w:rPr>
          <w:t>export</w:t>
        </w:r>
        <w:proofErr w:type="spellEnd"/>
        <w:r w:rsidR="5E26CB0D" w:rsidRPr="471F52BA">
          <w:rPr>
            <w:szCs w:val="20"/>
            <w:rPrChange w:id="912" w:author="Hauser Alexander Johannes" w:date="2019-03-08T07:42:00Z">
              <w:rPr/>
            </w:rPrChange>
          </w:rPr>
          <w:t xml:space="preserve">” </w:t>
        </w:r>
      </w:ins>
      <w:ins w:id="913" w:author="Hauser Alexander Johannes" w:date="2019-03-08T07:42:00Z">
        <w:r w:rsidRPr="471F52BA">
          <w:rPr>
            <w:szCs w:val="20"/>
            <w:rPrChange w:id="914" w:author="Hauser Alexander Johannes" w:date="2019-03-08T07:42:00Z">
              <w:rPr/>
            </w:rPrChange>
          </w:rPr>
          <w:t>zur Verfügung.</w:t>
        </w:r>
      </w:ins>
      <w:ins w:id="915" w:author="Hauser Alexander Johannes" w:date="2019-03-08T07:43:00Z">
        <w:r w:rsidR="5E26CB0D" w:rsidRPr="471F52BA">
          <w:rPr>
            <w:szCs w:val="20"/>
            <w:rPrChange w:id="916" w:author="Hauser Alexander Johannes" w:date="2019-03-08T07:42:00Z">
              <w:rPr/>
            </w:rPrChange>
          </w:rPr>
          <w:t xml:space="preserve"> Dies erm</w:t>
        </w:r>
      </w:ins>
      <w:ins w:id="917" w:author="Hauser Alexander Johannes" w:date="2019-03-08T09:24:00Z">
        <w:r w:rsidR="77055262" w:rsidRPr="471F52BA">
          <w:rPr>
            <w:szCs w:val="20"/>
            <w:rPrChange w:id="918" w:author="Hauser Alexander Johannes" w:date="2019-03-08T07:42:00Z">
              <w:rPr/>
            </w:rPrChange>
          </w:rPr>
          <w:t>ö</w:t>
        </w:r>
      </w:ins>
      <w:ins w:id="919" w:author="Hauser Alexander Johannes" w:date="2019-03-08T07:43:00Z">
        <w:r w:rsidR="5E26CB0D" w:rsidRPr="471F52BA">
          <w:rPr>
            <w:szCs w:val="20"/>
            <w:rPrChange w:id="920" w:author="Hauser Alexander Johannes" w:date="2019-03-08T07:42:00Z">
              <w:rPr/>
            </w:rPrChange>
          </w:rPr>
          <w:t>glicht eine weitere Auswertung in anderen Tools.</w:t>
        </w:r>
      </w:ins>
    </w:p>
    <w:p w14:paraId="2BE2EA88" w14:textId="7C18F340" w:rsidR="7C9730D4" w:rsidRDefault="7C9730D4">
      <w:pPr>
        <w:pStyle w:val="Listenabsatz"/>
        <w:numPr>
          <w:ilvl w:val="0"/>
          <w:numId w:val="14"/>
        </w:numPr>
        <w:rPr>
          <w:ins w:id="921" w:author="Hauser Alexander Johannes" w:date="2019-03-08T07:43:00Z"/>
        </w:rPr>
        <w:pPrChange w:id="922" w:author="Innerbichler Franz" w:date="2019-03-10T07:50:00Z">
          <w:pPr/>
        </w:pPrChange>
      </w:pPr>
      <w:ins w:id="923" w:author="Hauser Alexander Johannes" w:date="2019-03-08T07:43:00Z">
        <w:r w:rsidRPr="5110E534">
          <w:t>Ausgabe leeren</w:t>
        </w:r>
      </w:ins>
    </w:p>
    <w:p w14:paraId="3F904EA8" w14:textId="72AF4405" w:rsidR="7C9730D4" w:rsidRDefault="7C9730D4">
      <w:pPr>
        <w:pStyle w:val="Listenabsatz"/>
        <w:numPr>
          <w:ilvl w:val="1"/>
          <w:numId w:val="14"/>
        </w:numPr>
        <w:rPr>
          <w:ins w:id="924" w:author="Hauser Alexander Johannes" w:date="2019-03-08T07:46:00Z"/>
        </w:rPr>
        <w:pPrChange w:id="925" w:author="Innerbichler Franz" w:date="2019-03-10T07:50:00Z">
          <w:pPr/>
        </w:pPrChange>
      </w:pPr>
      <w:ins w:id="926" w:author="Hauser Alexander Johannes" w:date="2019-03-08T07:43:00Z">
        <w:r w:rsidRPr="5110E534">
          <w:t>Löscht den Text im Ausgabebereich</w:t>
        </w:r>
      </w:ins>
    </w:p>
    <w:p w14:paraId="53C3C498" w14:textId="3F156E1E" w:rsidR="4B641C78" w:rsidRDefault="4B641C78" w:rsidP="5110E534">
      <w:pPr>
        <w:rPr>
          <w:szCs w:val="20"/>
          <w:rPrChange w:id="927" w:author="Innerbichler Franz" w:date="2019-03-10T07:50:00Z">
            <w:rPr/>
          </w:rPrChange>
        </w:rPr>
      </w:pPr>
      <w:ins w:id="928" w:author="Hauser Alexander Johannes" w:date="2019-03-08T07:46:00Z">
        <w:r w:rsidRPr="5110E534">
          <w:t>Für diese Funktionalitäten wird auf das Modul “pyWindowHelper.py” zurückgegriffen.</w:t>
        </w:r>
      </w:ins>
    </w:p>
    <w:p w14:paraId="1AE100EE" w14:textId="200F074C" w:rsidR="7C9730D4" w:rsidRDefault="47611A6B">
      <w:pPr>
        <w:ind w:left="360"/>
        <w:rPr>
          <w:szCs w:val="20"/>
          <w:rPrChange w:id="929" w:author="Hauser Alexander Johannes" w:date="2019-03-08T07:45:00Z">
            <w:rPr/>
          </w:rPrChange>
        </w:rPr>
        <w:pPrChange w:id="930" w:author="Hauser Alexander Johannes" w:date="2019-03-08T07:45:00Z">
          <w:pPr/>
        </w:pPrChange>
      </w:pPr>
      <w:ins w:id="931" w:author="Hauser Alexander Johannes" w:date="2019-03-08T07:44:00Z">
        <w:r w:rsidRPr="5110E534">
          <w:t>Der Textbereich dient zur Ausgabe von Informationen, wie beispielsweise die Verfügbarkeit von Importdaten o</w:t>
        </w:r>
        <w:r w:rsidR="0AAC89CF" w:rsidRPr="5110E534">
          <w:t>der der Ausgabe der Messwerte der Regression. Initial werden auch die letzten fünf M</w:t>
        </w:r>
      </w:ins>
      <w:ins w:id="932" w:author="Hauser Alexander Johannes" w:date="2019-03-08T07:45:00Z">
        <w:r w:rsidR="585D29C3" w:rsidRPr="5110E534">
          <w:t>esswerte der Spektroskopie zurückgegeben.</w:t>
        </w:r>
      </w:ins>
    </w:p>
    <w:p w14:paraId="561069F5" w14:textId="7FB33A4C" w:rsidR="0AAC89CF" w:rsidRDefault="0AAC89CF">
      <w:pPr>
        <w:ind w:left="360"/>
        <w:rPr>
          <w:szCs w:val="20"/>
          <w:rPrChange w:id="933" w:author="Hauser Alexander Johannes" w:date="2019-03-08T07:44:00Z">
            <w:rPr/>
          </w:rPrChange>
        </w:rPr>
        <w:pPrChange w:id="934" w:author="Hauser Alexander Johannes" w:date="2019-03-08T07:44:00Z">
          <w:pPr/>
        </w:pPrChange>
      </w:pPr>
    </w:p>
    <w:p w14:paraId="7F824822" w14:textId="67F59FBC" w:rsidR="214578C3" w:rsidRDefault="214578C3">
      <w:pPr>
        <w:rPr>
          <w:ins w:id="935" w:author="Hauser Alexander Johannes" w:date="2019-03-08T07:45:00Z"/>
        </w:rPr>
      </w:pPr>
      <w:ins w:id="936" w:author="Hauser Alexander Johannes" w:date="2019-03-08T07:39:00Z">
        <w:r>
          <w:rPr>
            <w:noProof/>
          </w:rPr>
          <w:drawing>
            <wp:inline distT="0" distB="0" distL="0" distR="0" wp14:anchorId="4556FB40" wp14:editId="23E89A79">
              <wp:extent cx="4572000" cy="3238500"/>
              <wp:effectExtent l="0" t="0" r="0" b="0"/>
              <wp:docPr id="182450669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8">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ins>
    </w:p>
    <w:p w14:paraId="61863FA9" w14:textId="6932E2FA" w:rsidR="585D29C3" w:rsidDel="67EFE17B" w:rsidRDefault="585D29C3">
      <w:pPr>
        <w:rPr>
          <w:del w:id="937" w:author="Hauser Alexander Johannes" w:date="2019-03-08T07:46:00Z"/>
        </w:rPr>
      </w:pPr>
    </w:p>
    <w:p w14:paraId="159858DF" w14:textId="31F6CA3F" w:rsidR="67EFE17B" w:rsidRDefault="67EFE17B">
      <w:ins w:id="938" w:author="Hauser Alexander Johannes" w:date="2019-03-08T07:46:00Z">
        <w:r>
          <w:rPr>
            <w:noProof/>
          </w:rPr>
          <w:drawing>
            <wp:inline distT="0" distB="0" distL="0" distR="0" wp14:anchorId="3708903E" wp14:editId="0E7D5613">
              <wp:extent cx="3943350" cy="4572000"/>
              <wp:effectExtent l="0" t="0" r="0" b="0"/>
              <wp:docPr id="1185998906" name="Grafik 118599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943350" cy="4572000"/>
                      </a:xfrm>
                      <a:prstGeom prst="rect">
                        <a:avLst/>
                      </a:prstGeom>
                    </pic:spPr>
                  </pic:pic>
                </a:graphicData>
              </a:graphic>
            </wp:inline>
          </w:drawing>
        </w:r>
      </w:ins>
    </w:p>
    <w:p w14:paraId="53C2A968" w14:textId="601AEF2F" w:rsidR="007D51C8" w:rsidRPr="007D51C8" w:rsidRDefault="007D51C8" w:rsidP="007D51C8">
      <w:pPr>
        <w:pStyle w:val="Listenabsatz"/>
        <w:numPr>
          <w:ilvl w:val="0"/>
          <w:numId w:val="11"/>
        </w:numPr>
        <w:rPr>
          <w:del w:id="939" w:author="Hauser Alexander Johannes" w:date="2019-03-08T07:38:00Z"/>
          <w:highlight w:val="yellow"/>
          <w:lang w:eastAsia="x-none"/>
        </w:rPr>
      </w:pPr>
      <w:del w:id="940" w:author="Hauser Alexander Johannes" w:date="2019-03-08T07:38:00Z">
        <w:r>
          <w:rPr>
            <w:highlight w:val="yellow"/>
            <w:lang w:eastAsia="x-none"/>
          </w:rPr>
          <w:delText>ALEX</w:delText>
        </w:r>
        <w:bookmarkStart w:id="941" w:name="_Toc3066522"/>
        <w:bookmarkStart w:id="942" w:name="_Toc3143693"/>
        <w:bookmarkStart w:id="943" w:name="_Toc3145474"/>
        <w:bookmarkStart w:id="944" w:name="_Toc3145808"/>
        <w:bookmarkStart w:id="945" w:name="_Toc3146719"/>
        <w:bookmarkEnd w:id="941"/>
        <w:bookmarkEnd w:id="942"/>
        <w:bookmarkEnd w:id="943"/>
        <w:bookmarkEnd w:id="944"/>
        <w:bookmarkEnd w:id="945"/>
      </w:del>
    </w:p>
    <w:p w14:paraId="04319A4A" w14:textId="582A93FE" w:rsidR="0029309F" w:rsidRPr="00F40E4E" w:rsidRDefault="0029309F" w:rsidP="0029309F">
      <w:pPr>
        <w:pStyle w:val="berschrift2"/>
        <w:numPr>
          <w:ilvl w:val="1"/>
          <w:numId w:val="1"/>
        </w:numPr>
      </w:pPr>
      <w:bookmarkStart w:id="946" w:name="_Toc3146720"/>
      <w:r>
        <w:t>Diskussion der Lösung/Stärken und Schwächen</w:t>
      </w:r>
      <w:bookmarkEnd w:id="946"/>
    </w:p>
    <w:p w14:paraId="7DF8CC04" w14:textId="77777777" w:rsidR="0029309F" w:rsidRDefault="0029309F" w:rsidP="0029309F">
      <w:r>
        <w:t xml:space="preserve">In der vorliegenden Arbeit wurde für den Einsatz eines RAMAN-Spektrogramms im Bereich der pharmazeutischen Forschung ein Software-Prototyp für die Speicherung und Auswertung der entstehenden Daten geschaffen. Gegenüber dem Ausgangszustand wurde eine Verbesserung in zahlreichen Punkten erreicht: </w:t>
      </w:r>
    </w:p>
    <w:p w14:paraId="4CB7AC10" w14:textId="77777777" w:rsidR="0029309F" w:rsidRDefault="0029309F" w:rsidP="0029309F">
      <w:pPr>
        <w:pStyle w:val="berschrift3"/>
      </w:pPr>
      <w:bookmarkStart w:id="947" w:name="_Toc3146721"/>
      <w:r>
        <w:rPr>
          <w:lang w:val="de-DE"/>
        </w:rPr>
        <w:t>Stärken</w:t>
      </w:r>
      <w:bookmarkEnd w:id="947"/>
    </w:p>
    <w:p w14:paraId="3D50D055" w14:textId="77777777" w:rsidR="0029309F" w:rsidRDefault="0029309F" w:rsidP="0029309F">
      <w:pPr>
        <w:pStyle w:val="Listenabsatz"/>
        <w:numPr>
          <w:ilvl w:val="0"/>
          <w:numId w:val="9"/>
        </w:numPr>
      </w:pPr>
      <w:r>
        <w:t>Die Speicherung der Daten erfolgt in einer auf den Sachverhalt optimierten NoSQL-Datenbank (Cassandra-Cluster).</w:t>
      </w:r>
    </w:p>
    <w:p w14:paraId="5573F0FA" w14:textId="345085F1" w:rsidR="002D1DDE" w:rsidRDefault="002D1DDE" w:rsidP="0029309F">
      <w:pPr>
        <w:pStyle w:val="Listenabsatz"/>
        <w:numPr>
          <w:ilvl w:val="0"/>
          <w:numId w:val="9"/>
        </w:numPr>
      </w:pPr>
      <w:r>
        <w:t xml:space="preserve">Die Usability wurde durch die </w:t>
      </w:r>
      <w:r w:rsidR="00BE0175">
        <w:t xml:space="preserve">Erstellung einer grafischen Benutzeroberfläche erheblich vereinfacht und </w:t>
      </w:r>
      <w:r w:rsidR="004E5E51">
        <w:t xml:space="preserve">ist nun für einen erweiterten Anwenderkreis </w:t>
      </w:r>
      <w:r w:rsidR="00FA1253">
        <w:t>verständlich.</w:t>
      </w:r>
    </w:p>
    <w:p w14:paraId="605523A5" w14:textId="77777777" w:rsidR="0029309F" w:rsidRDefault="0029309F" w:rsidP="0029309F">
      <w:pPr>
        <w:pStyle w:val="Listenabsatz"/>
        <w:numPr>
          <w:ilvl w:val="0"/>
          <w:numId w:val="9"/>
        </w:numPr>
      </w:pPr>
      <w:r>
        <w:t xml:space="preserve">Die Usability und </w:t>
      </w:r>
      <w:proofErr w:type="spellStart"/>
      <w:r>
        <w:t>Maintainability</w:t>
      </w:r>
      <w:proofErr w:type="spellEnd"/>
      <w:r>
        <w:t xml:space="preserve"> wurde durch die Implementierung in Python verbessert. Im vorherigen Zustand wurden mehrere Software-Programme verschiedener Hersteller/Autoren verwendet (u.a. R, R-Studio und Software des Spektrogramm-Herstellers). Bei Softwareübergreifender Zusammenarbeit bestehen immer Risiken hinsichtlich der Kompatibilität und Schnittstellen.</w:t>
      </w:r>
    </w:p>
    <w:p w14:paraId="3D4557D2" w14:textId="77777777" w:rsidR="0029309F" w:rsidRDefault="0029309F" w:rsidP="0029309F">
      <w:pPr>
        <w:pStyle w:val="Listenabsatz"/>
        <w:numPr>
          <w:ilvl w:val="0"/>
          <w:numId w:val="9"/>
        </w:numPr>
      </w:pPr>
      <w:r>
        <w:t>Die Implementierung erfolgte unter ausschließlicher Verwendung von Open-Source-Software. Dies kann u.a. positive Auswirkungen auf die Total-</w:t>
      </w:r>
      <w:proofErr w:type="spellStart"/>
      <w:r>
        <w:t>Cost</w:t>
      </w:r>
      <w:proofErr w:type="spellEnd"/>
      <w:r>
        <w:t>-</w:t>
      </w:r>
      <w:proofErr w:type="spellStart"/>
      <w:r>
        <w:t>of</w:t>
      </w:r>
      <w:proofErr w:type="spellEnd"/>
      <w:r>
        <w:t>-Ownership haben.</w:t>
      </w:r>
    </w:p>
    <w:p w14:paraId="2846D5D4" w14:textId="77777777" w:rsidR="0029309F" w:rsidRDefault="0029309F" w:rsidP="0029309F">
      <w:pPr>
        <w:pStyle w:val="Listenabsatz"/>
        <w:numPr>
          <w:ilvl w:val="0"/>
          <w:numId w:val="9"/>
        </w:numPr>
      </w:pPr>
      <w:r>
        <w:t>Die Programme wurden so geschrieben, dass zusätzliche Funktionen je nach Bedarf einfach hinzugefügt werden können. Wie bereits in Kapitel 4.2 erwähnt sollen in einem weiteren Ausbauzustand zu speziellen Zeiten automatisiert Aufgaben ausgeführt werden.</w:t>
      </w:r>
    </w:p>
    <w:p w14:paraId="4085E4E1" w14:textId="77777777" w:rsidR="0029309F" w:rsidRDefault="0029309F" w:rsidP="0029309F">
      <w:pPr>
        <w:pStyle w:val="berschrift3"/>
        <w:rPr>
          <w:lang w:val="de-DE"/>
        </w:rPr>
      </w:pPr>
      <w:bookmarkStart w:id="948" w:name="_Toc3146722"/>
      <w:r>
        <w:rPr>
          <w:lang w:val="de-DE"/>
        </w:rPr>
        <w:lastRenderedPageBreak/>
        <w:t>Optimierungsmöglichkeiten</w:t>
      </w:r>
      <w:bookmarkEnd w:id="948"/>
    </w:p>
    <w:p w14:paraId="6BAA74C9" w14:textId="77777777" w:rsidR="0029309F" w:rsidRDefault="0029309F" w:rsidP="0029309F">
      <w:pPr>
        <w:pStyle w:val="Listenabsatz"/>
        <w:numPr>
          <w:ilvl w:val="0"/>
          <w:numId w:val="10"/>
        </w:numPr>
        <w:rPr>
          <w:del w:id="949" w:author="Hauser Alexander Johannes" w:date="2019-03-08T07:53:00Z"/>
          <w:lang w:eastAsia="x-none"/>
        </w:rPr>
      </w:pPr>
      <w:del w:id="950" w:author="Hauser Alexander Johannes" w:date="2019-03-08T07:53:00Z">
        <w:r>
          <w:rPr>
            <w:lang w:eastAsia="x-none"/>
          </w:rPr>
          <w:delText>Bisher werden Berichte lediglich textbasiert als PDF erstellt. Eine Ergänzung um grafische Auswertungen ist wünschenswert.</w:delText>
        </w:r>
      </w:del>
    </w:p>
    <w:p w14:paraId="054F3630" w14:textId="77777777" w:rsidR="0029309F" w:rsidRDefault="0029309F" w:rsidP="0029309F">
      <w:pPr>
        <w:pStyle w:val="Listenabsatz"/>
        <w:numPr>
          <w:ilvl w:val="0"/>
          <w:numId w:val="10"/>
        </w:numPr>
        <w:rPr>
          <w:ins w:id="951" w:author="Innerbichler Franz" w:date="2019-03-10T21:34:00Z"/>
          <w:lang w:eastAsia="x-none"/>
        </w:rPr>
      </w:pPr>
      <w:r>
        <w:rPr>
          <w:lang w:eastAsia="x-none"/>
        </w:rPr>
        <w:t xml:space="preserve">Die Verarbeitungsgeschwindigkeit könnte erhöht werden. </w:t>
      </w:r>
    </w:p>
    <w:p w14:paraId="0F4ACCD8" w14:textId="2AACC702" w:rsidR="008C4DE1" w:rsidRDefault="00847910" w:rsidP="0029309F">
      <w:pPr>
        <w:pStyle w:val="Listenabsatz"/>
        <w:numPr>
          <w:ilvl w:val="0"/>
          <w:numId w:val="10"/>
        </w:numPr>
        <w:rPr>
          <w:ins w:id="952" w:author="Innerbichler Franz" w:date="2019-03-10T21:37:00Z"/>
          <w:lang w:eastAsia="x-none"/>
        </w:rPr>
      </w:pPr>
      <w:ins w:id="953" w:author="Innerbichler Franz" w:date="2019-03-10T21:35:00Z">
        <w:r>
          <w:rPr>
            <w:lang w:eastAsia="x-none"/>
          </w:rPr>
          <w:t xml:space="preserve">Die RAMAN Spektren sind nicht sortiert; </w:t>
        </w:r>
        <w:r w:rsidR="00115495">
          <w:rPr>
            <w:lang w:eastAsia="x-none"/>
          </w:rPr>
          <w:t xml:space="preserve">Eine Verbesserung wäre eine ID vor der </w:t>
        </w:r>
      </w:ins>
      <w:ins w:id="954" w:author="Innerbichler Franz" w:date="2019-03-10T21:36:00Z">
        <w:r w:rsidR="00016560">
          <w:rPr>
            <w:lang w:eastAsia="x-none"/>
          </w:rPr>
          <w:t xml:space="preserve">Einpflegung in </w:t>
        </w:r>
        <w:proofErr w:type="gramStart"/>
        <w:r w:rsidR="00016560">
          <w:rPr>
            <w:lang w:eastAsia="x-none"/>
          </w:rPr>
          <w:t>die Cassandra</w:t>
        </w:r>
        <w:proofErr w:type="gramEnd"/>
        <w:r w:rsidR="00016560">
          <w:rPr>
            <w:lang w:eastAsia="x-none"/>
          </w:rPr>
          <w:t xml:space="preserve"> an das Spektrum zu hängen</w:t>
        </w:r>
      </w:ins>
      <w:ins w:id="955" w:author="Innerbichler Franz" w:date="2019-03-10T21:37:00Z">
        <w:r w:rsidR="000A7D5E">
          <w:rPr>
            <w:lang w:eastAsia="x-none"/>
          </w:rPr>
          <w:t xml:space="preserve">. </w:t>
        </w:r>
        <w:r w:rsidR="00B667A1">
          <w:rPr>
            <w:lang w:eastAsia="x-none"/>
          </w:rPr>
          <w:t xml:space="preserve">Der Zeitstempel könnte </w:t>
        </w:r>
        <w:r w:rsidR="00763C2D">
          <w:rPr>
            <w:lang w:eastAsia="x-none"/>
          </w:rPr>
          <w:t>nicht eindeutig sein.</w:t>
        </w:r>
      </w:ins>
    </w:p>
    <w:p w14:paraId="71BFA750" w14:textId="31CE1DD7" w:rsidR="001848EB" w:rsidRDefault="00463E23" w:rsidP="0029309F">
      <w:pPr>
        <w:pStyle w:val="Listenabsatz"/>
        <w:numPr>
          <w:ilvl w:val="0"/>
          <w:numId w:val="10"/>
        </w:numPr>
        <w:rPr>
          <w:ins w:id="956" w:author="Hauser Alexander Johannes" w:date="2019-03-08T07:53:00Z"/>
          <w:lang w:eastAsia="x-none"/>
        </w:rPr>
      </w:pPr>
      <w:ins w:id="957" w:author="Innerbichler Franz" w:date="2019-03-10T21:40:00Z">
        <w:r>
          <w:rPr>
            <w:lang w:eastAsia="x-none"/>
          </w:rPr>
          <w:t xml:space="preserve">Python ist etwas </w:t>
        </w:r>
        <w:proofErr w:type="spellStart"/>
        <w:r>
          <w:rPr>
            <w:lang w:eastAsia="x-none"/>
          </w:rPr>
          <w:t>längsamer</w:t>
        </w:r>
        <w:proofErr w:type="spellEnd"/>
        <w:r>
          <w:rPr>
            <w:lang w:eastAsia="x-none"/>
          </w:rPr>
          <w:t xml:space="preserve"> als R. Möglicherweise kann man mit Codeoptimierung die Verarbeitungsgeschwindigkeit </w:t>
        </w:r>
      </w:ins>
      <w:ins w:id="958" w:author="Innerbichler Franz" w:date="2019-03-10T21:41:00Z">
        <w:r>
          <w:rPr>
            <w:lang w:eastAsia="x-none"/>
          </w:rPr>
          <w:t>erhöhen.</w:t>
        </w:r>
      </w:ins>
    </w:p>
    <w:p w14:paraId="083FC51E" w14:textId="617F42E5" w:rsidR="4590FAB0" w:rsidDel="7288B9D1" w:rsidRDefault="4590FAB0">
      <w:pPr>
        <w:pStyle w:val="Listenabsatz"/>
        <w:numPr>
          <w:ilvl w:val="0"/>
          <w:numId w:val="10"/>
        </w:numPr>
        <w:rPr>
          <w:del w:id="959" w:author="Hauser Alexander Johannes" w:date="2019-03-08T07:53:00Z"/>
        </w:rPr>
        <w:pPrChange w:id="960" w:author="Hauser Alexander Johannes" w:date="2019-03-08T07:53:00Z">
          <w:pPr/>
        </w:pPrChange>
      </w:pPr>
    </w:p>
    <w:p w14:paraId="565F5086" w14:textId="77777777" w:rsidR="0029309F" w:rsidRDefault="0029309F" w:rsidP="0029309F"/>
    <w:p w14:paraId="21A0FA53" w14:textId="77777777" w:rsidR="0029309F" w:rsidRDefault="0029309F" w:rsidP="0029309F"/>
    <w:p w14:paraId="37B00D3B" w14:textId="77777777" w:rsidR="0029309F" w:rsidRDefault="0029309F" w:rsidP="0029309F"/>
    <w:p w14:paraId="77F86A6B" w14:textId="77777777" w:rsidR="0029309F" w:rsidRDefault="0029309F" w:rsidP="0029309F">
      <w:r>
        <w:br w:type="page"/>
      </w:r>
    </w:p>
    <w:bookmarkStart w:id="961" w:name="_Toc3146723" w:displacedByCustomXml="next"/>
    <w:sdt>
      <w:sdtPr>
        <w:rPr>
          <w:rFonts w:asciiTheme="minorHAnsi" w:eastAsiaTheme="minorHAnsi" w:hAnsiTheme="minorHAnsi"/>
          <w:b w:val="0"/>
          <w:color w:val="auto"/>
          <w:spacing w:val="0"/>
          <w:sz w:val="20"/>
          <w:szCs w:val="22"/>
          <w:lang w:val="de-DE" w:eastAsia="en-US"/>
        </w:rPr>
        <w:id w:val="1138534449"/>
        <w:docPartObj>
          <w:docPartGallery w:val="Bibliographies"/>
          <w:docPartUnique/>
        </w:docPartObj>
      </w:sdtPr>
      <w:sdtContent>
        <w:p w14:paraId="145A75C8" w14:textId="630069FA" w:rsidR="00FE4C4E" w:rsidRDefault="00FE4C4E">
          <w:pPr>
            <w:pStyle w:val="berschrift1"/>
          </w:pPr>
          <w:r>
            <w:rPr>
              <w:lang w:val="de-DE"/>
            </w:rPr>
            <w:t>Literaturverzeichnis</w:t>
          </w:r>
          <w:bookmarkEnd w:id="961"/>
        </w:p>
        <w:sdt>
          <w:sdtPr>
            <w:id w:val="111145805"/>
            <w:bibliography/>
          </w:sdtPr>
          <w:sdtContent>
            <w:p w14:paraId="64E60FC9" w14:textId="77777777" w:rsidR="007D51C8" w:rsidRDefault="00FE4C4E" w:rsidP="007D51C8">
              <w:pPr>
                <w:pStyle w:val="Literaturverzeichnis"/>
                <w:ind w:left="720" w:hanging="720"/>
                <w:rPr>
                  <w:noProof/>
                  <w:sz w:val="24"/>
                  <w:szCs w:val="24"/>
                </w:rPr>
              </w:pPr>
              <w:r>
                <w:fldChar w:fldCharType="begin"/>
              </w:r>
              <w:r w:rsidRPr="00FE4C4E">
                <w:rPr>
                  <w:lang w:val="en-US"/>
                </w:rPr>
                <w:instrText>BIBLIOGRAPHY</w:instrText>
              </w:r>
              <w:r>
                <w:fldChar w:fldCharType="separate"/>
              </w:r>
              <w:r w:rsidR="007D51C8" w:rsidRPr="007D51C8">
                <w:rPr>
                  <w:noProof/>
                  <w:lang w:val="en-US"/>
                </w:rPr>
                <w:t xml:space="preserve">Babcock, B., Babu, S., Datar, M., Motwani, R., &amp; Widom, J. (2002). </w:t>
              </w:r>
              <w:r w:rsidR="007D51C8" w:rsidRPr="007D51C8">
                <w:rPr>
                  <w:i/>
                  <w:iCs/>
                  <w:noProof/>
                  <w:lang w:val="en-US"/>
                </w:rPr>
                <w:t>Models and Issues in Data Stream Systems.</w:t>
              </w:r>
              <w:r w:rsidR="007D51C8" w:rsidRPr="007D51C8">
                <w:rPr>
                  <w:noProof/>
                  <w:lang w:val="en-US"/>
                </w:rPr>
                <w:t xml:space="preserve"> Stanford University of California, Computer Science, Stanford. </w:t>
              </w:r>
              <w:r w:rsidR="007D51C8">
                <w:rPr>
                  <w:noProof/>
                </w:rPr>
                <w:t>Abgerufen am 25. 02 2018 von https://infolab.usc.edu/csci599/Fall2002/paper/DML2_streams-issues.pdf</w:t>
              </w:r>
            </w:p>
            <w:p w14:paraId="68F8827C" w14:textId="77777777" w:rsidR="007D51C8" w:rsidRDefault="007D51C8" w:rsidP="007D51C8">
              <w:pPr>
                <w:pStyle w:val="Literaturverzeichnis"/>
                <w:ind w:left="720" w:hanging="720"/>
                <w:rPr>
                  <w:noProof/>
                </w:rPr>
              </w:pPr>
              <w:r>
                <w:rPr>
                  <w:noProof/>
                </w:rPr>
                <w:t xml:space="preserve">Carl Zeiss Spectroscopy GmbH. (2019). </w:t>
              </w:r>
              <w:r>
                <w:rPr>
                  <w:i/>
                  <w:iCs/>
                  <w:noProof/>
                </w:rPr>
                <w:t>Raman-Spektroskopie</w:t>
              </w:r>
              <w:r>
                <w:rPr>
                  <w:noProof/>
                </w:rPr>
                <w:t>. Abgerufen am 27. 02 2019 von https://www.zeiss.de/spectroscopy/loesungen-und-anwendungen/measuring-principle/raman.html#einfuehrung</w:t>
              </w:r>
            </w:p>
            <w:p w14:paraId="20B2C18A" w14:textId="77777777" w:rsidR="007D51C8" w:rsidRDefault="007D51C8" w:rsidP="007D51C8">
              <w:pPr>
                <w:pStyle w:val="Literaturverzeichnis"/>
                <w:ind w:left="720" w:hanging="720"/>
                <w:rPr>
                  <w:noProof/>
                </w:rPr>
              </w:pPr>
              <w:r>
                <w:rPr>
                  <w:noProof/>
                </w:rPr>
                <w:t xml:space="preserve">Merz, S., &amp; Antwerpes, F. (17. 03 2011). </w:t>
              </w:r>
              <w:r>
                <w:rPr>
                  <w:i/>
                  <w:iCs/>
                  <w:noProof/>
                </w:rPr>
                <w:t>Metabolit</w:t>
              </w:r>
              <w:r>
                <w:rPr>
                  <w:noProof/>
                </w:rPr>
                <w:t>. Abgerufen am 02. 03 2019 von https://flexikon.doccheck.com/de/Metabolit</w:t>
              </w:r>
            </w:p>
            <w:p w14:paraId="04B79398" w14:textId="77777777" w:rsidR="007D51C8" w:rsidRDefault="007D51C8" w:rsidP="007D51C8">
              <w:pPr>
                <w:pStyle w:val="Literaturverzeichnis"/>
                <w:ind w:left="720" w:hanging="720"/>
                <w:rPr>
                  <w:noProof/>
                </w:rPr>
              </w:pPr>
              <w:r w:rsidRPr="007D51C8">
                <w:rPr>
                  <w:noProof/>
                  <w:lang w:val="en-US"/>
                </w:rPr>
                <w:t xml:space="preserve">Rohan, I. (26. 01 2018). </w:t>
              </w:r>
              <w:r w:rsidRPr="007D51C8">
                <w:rPr>
                  <w:i/>
                  <w:iCs/>
                  <w:noProof/>
                  <w:lang w:val="en-US"/>
                </w:rPr>
                <w:t>Module for reading, exploring and converting *.spc spectroscopic binary data in Python.</w:t>
              </w:r>
              <w:r w:rsidRPr="007D51C8">
                <w:rPr>
                  <w:noProof/>
                  <w:lang w:val="en-US"/>
                </w:rPr>
                <w:t xml:space="preserve"> </w:t>
              </w:r>
              <w:r>
                <w:rPr>
                  <w:noProof/>
                </w:rPr>
                <w:t>Abgerufen am 02. 03 2019 von https://github.com/rohanisaac/spc</w:t>
              </w:r>
            </w:p>
            <w:p w14:paraId="11A5D423" w14:textId="77777777" w:rsidR="007D51C8" w:rsidRDefault="007D51C8" w:rsidP="007D51C8">
              <w:pPr>
                <w:pStyle w:val="Literaturverzeichnis"/>
                <w:ind w:left="720" w:hanging="720"/>
                <w:rPr>
                  <w:noProof/>
                </w:rPr>
              </w:pPr>
              <w:r>
                <w:rPr>
                  <w:noProof/>
                </w:rPr>
                <w:t xml:space="preserve">Römer, G., &amp; Beutler, B. (27. 09 2012). </w:t>
              </w:r>
              <w:r>
                <w:rPr>
                  <w:i/>
                  <w:iCs/>
                  <w:noProof/>
                </w:rPr>
                <w:t>CHO-Zelle</w:t>
              </w:r>
              <w:r>
                <w:rPr>
                  <w:noProof/>
                </w:rPr>
                <w:t>. Abgerufen am 02. 03 2019 von https://flexikon.doccheck.com/de/CHO-Zelle</w:t>
              </w:r>
            </w:p>
            <w:p w14:paraId="21C7F2BF" w14:textId="77777777" w:rsidR="007D51C8" w:rsidRDefault="007D51C8" w:rsidP="007D51C8">
              <w:pPr>
                <w:pStyle w:val="Literaturverzeichnis"/>
                <w:ind w:left="720" w:hanging="720"/>
                <w:rPr>
                  <w:noProof/>
                </w:rPr>
              </w:pPr>
              <w:r>
                <w:rPr>
                  <w:noProof/>
                </w:rPr>
                <w:t xml:space="preserve">Spektrum Akademischer Verlag. (1998). </w:t>
              </w:r>
              <w:r>
                <w:rPr>
                  <w:i/>
                  <w:iCs/>
                  <w:noProof/>
                </w:rPr>
                <w:t>Lexikon der Chemie</w:t>
              </w:r>
              <w:r>
                <w:rPr>
                  <w:noProof/>
                </w:rPr>
                <w:t>. Abgerufen am 27. 02 2019 von Raman-Spektroskopie: https://www.spektrum.de/lexikon/chemie/raman-spektroskopie/7804</w:t>
              </w:r>
            </w:p>
            <w:p w14:paraId="0EB84D6D" w14:textId="77777777" w:rsidR="007D51C8" w:rsidRDefault="007D51C8" w:rsidP="007D51C8">
              <w:pPr>
                <w:pStyle w:val="Literaturverzeichnis"/>
                <w:ind w:left="720" w:hanging="720"/>
                <w:rPr>
                  <w:noProof/>
                </w:rPr>
              </w:pPr>
              <w:r>
                <w:rPr>
                  <w:noProof/>
                </w:rPr>
                <w:t xml:space="preserve">Spektrum Akademischer Verlag. (1999). </w:t>
              </w:r>
              <w:r>
                <w:rPr>
                  <w:i/>
                  <w:iCs/>
                  <w:noProof/>
                </w:rPr>
                <w:t>Lexikon der Optik</w:t>
              </w:r>
              <w:r>
                <w:rPr>
                  <w:noProof/>
                </w:rPr>
                <w:t>. Abgerufen am 27. 02 2019 von Raman-Spektroskopie: https://www.spektrum.de/lexikon/optik/raman-spektroskopie/2746</w:t>
              </w:r>
            </w:p>
            <w:p w14:paraId="4F7EFF60" w14:textId="77777777" w:rsidR="007D51C8" w:rsidRDefault="007D51C8" w:rsidP="007D51C8">
              <w:pPr>
                <w:pStyle w:val="Literaturverzeichnis"/>
                <w:ind w:left="720" w:hanging="720"/>
                <w:rPr>
                  <w:noProof/>
                </w:rPr>
              </w:pPr>
              <w:r>
                <w:rPr>
                  <w:noProof/>
                </w:rPr>
                <w:t xml:space="preserve">Wikipedia. (22. 03 2018). </w:t>
              </w:r>
              <w:r>
                <w:rPr>
                  <w:i/>
                  <w:iCs/>
                  <w:noProof/>
                </w:rPr>
                <w:t>Spektroskop</w:t>
              </w:r>
              <w:r>
                <w:rPr>
                  <w:noProof/>
                </w:rPr>
                <w:t>. Abgerufen am 28. 02 2019 von https://de.wikipedia.org/wiki/Spektroskop</w:t>
              </w:r>
            </w:p>
            <w:p w14:paraId="482D14FD" w14:textId="0C75FF33" w:rsidR="005336C7" w:rsidRPr="0029309F" w:rsidRDefault="00FE4C4E" w:rsidP="007D51C8">
              <w:r>
                <w:rPr>
                  <w:b/>
                  <w:bCs/>
                </w:rPr>
                <w:fldChar w:fldCharType="end"/>
              </w:r>
            </w:p>
          </w:sdtContent>
        </w:sdt>
      </w:sdtContent>
    </w:sdt>
    <w:sectPr w:rsidR="005336C7" w:rsidRPr="0029309F" w:rsidSect="00416DF8">
      <w:headerReference w:type="default" r:id="rId50"/>
      <w:footerReference w:type="default" r:id="rId51"/>
      <w:pgSz w:w="12240" w:h="15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8" w:author="Klein Paul" w:date="2019-03-05T07:28:00Z" w:initials="KP">
    <w:p w14:paraId="7BC199EE" w14:textId="1FA13C6C" w:rsidR="001147A8" w:rsidRDefault="001147A8">
      <w:pPr>
        <w:pStyle w:val="Kommentartext"/>
      </w:pPr>
      <w:proofErr w:type="spellStart"/>
      <w:r>
        <w:rPr>
          <w:color w:val="262626"/>
          <w:lang w:val="en-US"/>
        </w:rPr>
        <w:t>Beschreibung</w:t>
      </w:r>
      <w:proofErr w:type="spellEnd"/>
      <w:r>
        <w:rPr>
          <w:color w:val="262626"/>
          <w:lang w:val="en-US"/>
        </w:rPr>
        <w:t xml:space="preserve"> </w:t>
      </w:r>
      <w:proofErr w:type="spellStart"/>
      <w:r>
        <w:rPr>
          <w:color w:val="262626"/>
          <w:lang w:val="en-US"/>
        </w:rPr>
        <w:t>bitte</w:t>
      </w:r>
      <w:proofErr w:type="spellEnd"/>
      <w:r>
        <w:rPr>
          <w:color w:val="262626"/>
          <w:lang w:val="en-US"/>
        </w:rPr>
        <w:t xml:space="preserve"> </w:t>
      </w:r>
      <w:proofErr w:type="spellStart"/>
      <w:r>
        <w:rPr>
          <w:color w:val="262626"/>
          <w:lang w:val="en-US"/>
        </w:rPr>
        <w:t>ergänzen</w:t>
      </w:r>
      <w:proofErr w:type="spellEnd"/>
      <w:r>
        <w:rPr>
          <w:color w:val="262626"/>
          <w:lang w:val="en-US"/>
        </w:rPr>
        <w:t xml:space="preserve"> und </w:t>
      </w:r>
      <w:proofErr w:type="spellStart"/>
      <w:r>
        <w:rPr>
          <w:color w:val="262626"/>
          <w:lang w:val="en-US"/>
        </w:rPr>
        <w:t>Ausrichtung</w:t>
      </w:r>
      <w:proofErr w:type="spellEnd"/>
      <w:r>
        <w:rPr>
          <w:color w:val="262626"/>
          <w:lang w:val="en-US"/>
        </w:rPr>
        <w:t xml:space="preserve"> </w:t>
      </w:r>
      <w:proofErr w:type="spellStart"/>
      <w:r>
        <w:rPr>
          <w:color w:val="262626"/>
          <w:lang w:val="en-US"/>
        </w:rPr>
        <w:t>mittig</w:t>
      </w:r>
      <w:proofErr w:type="spellEnd"/>
      <w:r>
        <w:rPr>
          <w:color w:val="262626"/>
          <w:lang w:val="en-US"/>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C199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C199EE" w16cid:durableId="2028A3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0D9A0" w14:textId="77777777" w:rsidR="00A059EE" w:rsidRDefault="00A059EE" w:rsidP="004C2926">
      <w:pPr>
        <w:spacing w:after="0" w:line="240" w:lineRule="auto"/>
      </w:pPr>
      <w:r>
        <w:separator/>
      </w:r>
    </w:p>
  </w:endnote>
  <w:endnote w:type="continuationSeparator" w:id="0">
    <w:p w14:paraId="7B474E9B" w14:textId="77777777" w:rsidR="00A059EE" w:rsidRDefault="00A059EE" w:rsidP="004C2926">
      <w:pPr>
        <w:spacing w:after="0" w:line="240" w:lineRule="auto"/>
      </w:pPr>
      <w:r>
        <w:continuationSeparator/>
      </w:r>
    </w:p>
  </w:endnote>
  <w:endnote w:type="continuationNotice" w:id="1">
    <w:p w14:paraId="75C60DF5" w14:textId="77777777" w:rsidR="00A059EE" w:rsidRDefault="00A059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124356"/>
      <w:docPartObj>
        <w:docPartGallery w:val="Page Numbers (Bottom of Page)"/>
        <w:docPartUnique/>
      </w:docPartObj>
    </w:sdtPr>
    <w:sdtContent>
      <w:p w14:paraId="15B7B4AD" w14:textId="77777777" w:rsidR="001147A8" w:rsidRDefault="001147A8">
        <w:pPr>
          <w:pStyle w:val="Fuzeile"/>
          <w:jc w:val="right"/>
        </w:pPr>
        <w:r>
          <w:fldChar w:fldCharType="begin"/>
        </w:r>
        <w:r>
          <w:instrText>PAGE   \* MERGEFORMAT</w:instrText>
        </w:r>
        <w:r>
          <w:fldChar w:fldCharType="separate"/>
        </w:r>
        <w:r>
          <w:t>2</w:t>
        </w:r>
        <w:r>
          <w:fldChar w:fldCharType="end"/>
        </w:r>
      </w:p>
    </w:sdtContent>
  </w:sdt>
  <w:p w14:paraId="439B169B" w14:textId="77777777" w:rsidR="001147A8" w:rsidRDefault="001147A8" w:rsidP="00882B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7447899"/>
      <w:docPartObj>
        <w:docPartGallery w:val="Page Numbers (Bottom of Page)"/>
        <w:docPartUnique/>
      </w:docPartObj>
    </w:sdtPr>
    <w:sdtContent>
      <w:p w14:paraId="3C4E1114" w14:textId="76AA16EA" w:rsidR="001147A8" w:rsidRDefault="001147A8">
        <w:pPr>
          <w:pStyle w:val="Fuzeile"/>
          <w:jc w:val="right"/>
        </w:pPr>
        <w:r>
          <w:fldChar w:fldCharType="begin"/>
        </w:r>
        <w:r>
          <w:instrText>PAGE   \* MERGEFORMAT</w:instrText>
        </w:r>
        <w:r>
          <w:fldChar w:fldCharType="separate"/>
        </w:r>
        <w:r>
          <w:t>2</w:t>
        </w:r>
        <w:r>
          <w:fldChar w:fldCharType="end"/>
        </w:r>
      </w:p>
    </w:sdtContent>
  </w:sdt>
  <w:p w14:paraId="2D70F9A5" w14:textId="77777777" w:rsidR="001147A8" w:rsidRDefault="001147A8" w:rsidP="00882B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7CF58" w14:textId="77777777" w:rsidR="00A059EE" w:rsidRDefault="00A059EE" w:rsidP="004C2926">
      <w:pPr>
        <w:spacing w:after="0" w:line="240" w:lineRule="auto"/>
      </w:pPr>
      <w:r>
        <w:separator/>
      </w:r>
    </w:p>
  </w:footnote>
  <w:footnote w:type="continuationSeparator" w:id="0">
    <w:p w14:paraId="0AC82144" w14:textId="77777777" w:rsidR="00A059EE" w:rsidRDefault="00A059EE" w:rsidP="004C2926">
      <w:pPr>
        <w:spacing w:after="0" w:line="240" w:lineRule="auto"/>
      </w:pPr>
      <w:r>
        <w:continuationSeparator/>
      </w:r>
    </w:p>
  </w:footnote>
  <w:footnote w:type="continuationNotice" w:id="1">
    <w:p w14:paraId="301183FF" w14:textId="77777777" w:rsidR="00A059EE" w:rsidRDefault="00A059EE">
      <w:pPr>
        <w:spacing w:after="0" w:line="240" w:lineRule="auto"/>
      </w:pPr>
    </w:p>
  </w:footnote>
  <w:footnote w:id="2">
    <w:p w14:paraId="662FECAB" w14:textId="051740A8" w:rsidR="001147A8" w:rsidRDefault="001147A8" w:rsidP="0029309F">
      <w:pPr>
        <w:pStyle w:val="Funotentext"/>
      </w:pPr>
      <w:r>
        <w:rPr>
          <w:rStyle w:val="Funotenzeichen"/>
        </w:rPr>
        <w:footnoteRef/>
      </w:r>
      <w:r>
        <w:t xml:space="preserve"> </w:t>
      </w:r>
      <w:r w:rsidRPr="00134E0F">
        <w:t>Metaboliten sind Substanzen, die als Zwischenstufen oder als Abbauprodukte von Stoffwechselvorgängen des Organismus entstehen.</w:t>
      </w:r>
      <w:r>
        <w:t xml:space="preserve"> </w:t>
      </w:r>
      <w:r w:rsidRPr="00777A09">
        <w:t>Androsteron ist</w:t>
      </w:r>
      <w:r>
        <w:t xml:space="preserve"> bspw.</w:t>
      </w:r>
      <w:r w:rsidRPr="00777A09">
        <w:t xml:space="preserve"> ein in der Leber gebildeter Metabolit des Sexualhormons Testosteron</w:t>
      </w:r>
      <w:r>
        <w:t xml:space="preserve">. – </w:t>
      </w:r>
      <w:sdt>
        <w:sdtPr>
          <w:id w:val="217632048"/>
          <w:citation/>
        </w:sdtPr>
        <w:sdtContent>
          <w:r>
            <w:fldChar w:fldCharType="begin"/>
          </w:r>
          <w:r>
            <w:instrText xml:space="preserve">CITATION Mer11 \l 1031 </w:instrText>
          </w:r>
          <w:r>
            <w:fldChar w:fldCharType="separate"/>
          </w:r>
          <w:r>
            <w:rPr>
              <w:noProof/>
            </w:rPr>
            <w:t>(Merz &amp; Antwerpes, 2011)</w:t>
          </w:r>
          <w:r>
            <w:fldChar w:fldCharType="end"/>
          </w:r>
        </w:sdtContent>
      </w:sdt>
    </w:p>
  </w:footnote>
  <w:footnote w:id="3">
    <w:p w14:paraId="579746BE" w14:textId="78BC7F9E" w:rsidR="001147A8" w:rsidRDefault="001147A8" w:rsidP="0029309F">
      <w:pPr>
        <w:pStyle w:val="Funotentext"/>
      </w:pPr>
      <w:r>
        <w:rPr>
          <w:rStyle w:val="Funotenzeichen"/>
        </w:rPr>
        <w:footnoteRef/>
      </w:r>
      <w:r>
        <w:t xml:space="preserve"> A</w:t>
      </w:r>
      <w:r w:rsidRPr="00E97449">
        <w:t xml:space="preserve">bgekürzt von englisch Chinese Hamster </w:t>
      </w:r>
      <w:proofErr w:type="spellStart"/>
      <w:r w:rsidRPr="00E97449">
        <w:t>Ovary</w:t>
      </w:r>
      <w:proofErr w:type="spellEnd"/>
      <w:r>
        <w:t xml:space="preserve"> und bezeichnet immortalisierte Zellen aus den Eierstöcken der chinesischen Hamsterart </w:t>
      </w:r>
      <w:proofErr w:type="spellStart"/>
      <w:r>
        <w:t>Cricetulus</w:t>
      </w:r>
      <w:proofErr w:type="spellEnd"/>
      <w:r>
        <w:t xml:space="preserve"> </w:t>
      </w:r>
      <w:proofErr w:type="spellStart"/>
      <w:r>
        <w:t>griseus</w:t>
      </w:r>
      <w:proofErr w:type="spellEnd"/>
      <w:r>
        <w:t xml:space="preserve">. Diese finden vielseitige Anwendung im Bereich der </w:t>
      </w:r>
      <w:r w:rsidRPr="009A3E24">
        <w:t>Molekulargenetik</w:t>
      </w:r>
      <w:r>
        <w:t xml:space="preserve">, </w:t>
      </w:r>
      <w:r w:rsidRPr="009A3E24">
        <w:t>Biotechnologie</w:t>
      </w:r>
      <w:r>
        <w:t xml:space="preserve">, sowie der </w:t>
      </w:r>
      <w:r w:rsidRPr="009A3E24">
        <w:t>Molekularbiologie</w:t>
      </w:r>
      <w:r>
        <w:t xml:space="preserve">. – Vgl. </w:t>
      </w:r>
      <w:sdt>
        <w:sdtPr>
          <w:id w:val="745155266"/>
          <w:citation/>
        </w:sdtPr>
        <w:sdtContent>
          <w:r>
            <w:fldChar w:fldCharType="begin"/>
          </w:r>
          <w:r>
            <w:instrText xml:space="preserve">CITATION Röm12 \l 1031 </w:instrText>
          </w:r>
          <w:r>
            <w:fldChar w:fldCharType="separate"/>
          </w:r>
          <w:r>
            <w:rPr>
              <w:noProof/>
            </w:rPr>
            <w:t>(Römer &amp; Beutler, 2012)</w:t>
          </w:r>
          <w:r>
            <w:fldChar w:fldCharType="end"/>
          </w:r>
        </w:sdtContent>
      </w:sdt>
    </w:p>
  </w:footnote>
  <w:footnote w:id="4">
    <w:p w14:paraId="733ED1BB" w14:textId="6D7E746F" w:rsidR="001147A8" w:rsidRPr="00F63A61" w:rsidRDefault="001147A8" w:rsidP="0029309F">
      <w:pPr>
        <w:pStyle w:val="Funotentext"/>
      </w:pPr>
      <w:r>
        <w:rPr>
          <w:rStyle w:val="Funotenzeichen"/>
        </w:rPr>
        <w:footnoteRef/>
      </w:r>
      <w:r w:rsidRPr="00F63A61">
        <w:t xml:space="preserve"> </w:t>
      </w:r>
      <w:r>
        <w:t xml:space="preserve">Vgl. </w:t>
      </w:r>
      <w:sdt>
        <w:sdtPr>
          <w:id w:val="1468004268"/>
          <w:citation/>
        </w:sdtPr>
        <w:sdtContent>
          <w:r>
            <w:fldChar w:fldCharType="begin"/>
          </w:r>
          <w:r>
            <w:instrText xml:space="preserve">CITATION Spe19 \l 1031 </w:instrText>
          </w:r>
          <w:r>
            <w:fldChar w:fldCharType="separate"/>
          </w:r>
          <w:r>
            <w:rPr>
              <w:noProof/>
            </w:rPr>
            <w:t>(Spektrum Akademischer Verlag, 1998)</w:t>
          </w:r>
          <w:r>
            <w:fldChar w:fldCharType="end"/>
          </w:r>
        </w:sdtContent>
      </w:sdt>
    </w:p>
  </w:footnote>
  <w:footnote w:id="5">
    <w:p w14:paraId="4C8B3088" w14:textId="792035C8" w:rsidR="001147A8" w:rsidRPr="00DB2794" w:rsidRDefault="001147A8" w:rsidP="0029309F">
      <w:pPr>
        <w:pStyle w:val="Funotentext"/>
        <w:rPr>
          <w:lang w:val="en-US"/>
        </w:rPr>
      </w:pPr>
      <w:r>
        <w:rPr>
          <w:rStyle w:val="Funotenzeichen"/>
        </w:rPr>
        <w:footnoteRef/>
      </w:r>
      <w:r w:rsidRPr="00DB2794">
        <w:rPr>
          <w:lang w:val="en-US"/>
        </w:rPr>
        <w:t xml:space="preserve"> </w:t>
      </w:r>
      <w:proofErr w:type="spellStart"/>
      <w:r w:rsidRPr="00DB2794">
        <w:rPr>
          <w:lang w:val="en-US"/>
        </w:rPr>
        <w:t>Vgl</w:t>
      </w:r>
      <w:proofErr w:type="spellEnd"/>
      <w:r w:rsidRPr="00DB2794">
        <w:rPr>
          <w:lang w:val="en-US"/>
        </w:rPr>
        <w:t xml:space="preserve">. </w:t>
      </w:r>
      <w:sdt>
        <w:sdtPr>
          <w:id w:val="-541821595"/>
          <w:citation/>
        </w:sdtPr>
        <w:sdtContent>
          <w:r>
            <w:fldChar w:fldCharType="begin"/>
          </w:r>
          <w:r>
            <w:rPr>
              <w:lang w:val="en-US"/>
            </w:rPr>
            <w:instrText xml:space="preserve">CITATION Car19 \l 1031 </w:instrText>
          </w:r>
          <w:r>
            <w:fldChar w:fldCharType="separate"/>
          </w:r>
          <w:r w:rsidRPr="007D51C8">
            <w:rPr>
              <w:noProof/>
              <w:lang w:val="en-US"/>
            </w:rPr>
            <w:t>(Carl Zeiss Spectroscopy GmbH, 2019)</w:t>
          </w:r>
          <w:r>
            <w:fldChar w:fldCharType="end"/>
          </w:r>
        </w:sdtContent>
      </w:sdt>
    </w:p>
  </w:footnote>
  <w:footnote w:id="6">
    <w:p w14:paraId="12D1A6D4" w14:textId="568718D7" w:rsidR="001147A8" w:rsidRDefault="001147A8" w:rsidP="0029309F">
      <w:pPr>
        <w:pStyle w:val="Funotentext"/>
      </w:pPr>
      <w:r>
        <w:rPr>
          <w:rStyle w:val="Funotenzeichen"/>
        </w:rPr>
        <w:footnoteRef/>
      </w:r>
      <w:proofErr w:type="spellStart"/>
      <w:r w:rsidRPr="007D51C8">
        <w:rPr>
          <w:lang w:val="en-US"/>
        </w:rPr>
        <w:t>Vgl</w:t>
      </w:r>
      <w:proofErr w:type="spellEnd"/>
      <w:r w:rsidRPr="007D51C8">
        <w:rPr>
          <w:lang w:val="en-US"/>
        </w:rPr>
        <w:t xml:space="preserve">. </w:t>
      </w:r>
      <w:sdt>
        <w:sdtPr>
          <w:id w:val="1790859309"/>
          <w:citation/>
        </w:sdtPr>
        <w:sdtContent>
          <w:r>
            <w:fldChar w:fldCharType="begin"/>
          </w:r>
          <w:r>
            <w:instrText xml:space="preserve">CITATION Wik18 \l 1031 </w:instrText>
          </w:r>
          <w:r>
            <w:fldChar w:fldCharType="separate"/>
          </w:r>
          <w:r>
            <w:rPr>
              <w:noProof/>
            </w:rPr>
            <w:t>(Wikipedia, 2018)</w:t>
          </w:r>
          <w:r>
            <w:fldChar w:fldCharType="end"/>
          </w:r>
        </w:sdtContent>
      </w:sdt>
    </w:p>
  </w:footnote>
  <w:footnote w:id="7">
    <w:p w14:paraId="0FF9C931" w14:textId="2956D299" w:rsidR="001147A8" w:rsidRDefault="001147A8" w:rsidP="0029309F">
      <w:pPr>
        <w:pStyle w:val="Funotentext"/>
      </w:pPr>
      <w:r>
        <w:rPr>
          <w:rStyle w:val="Funotenzeichen"/>
        </w:rPr>
        <w:footnoteRef/>
      </w:r>
      <w:r>
        <w:t xml:space="preserve"> Vgl. </w:t>
      </w:r>
      <w:sdt>
        <w:sdtPr>
          <w:id w:val="-67585755"/>
          <w:citation/>
        </w:sdtPr>
        <w:sdtContent>
          <w:r>
            <w:fldChar w:fldCharType="begin"/>
          </w:r>
          <w:r>
            <w:instrText xml:space="preserve">CITATION Spe99 \l 1031 </w:instrText>
          </w:r>
          <w:r>
            <w:fldChar w:fldCharType="separate"/>
          </w:r>
          <w:r>
            <w:rPr>
              <w:noProof/>
            </w:rPr>
            <w:t>(Spektrum Akademischer Verlag, 1999)</w:t>
          </w:r>
          <w:r>
            <w:fldChar w:fldCharType="end"/>
          </w:r>
        </w:sdtContent>
      </w:sdt>
      <w:r w:rsidRPr="00F63A61">
        <w:t>(auch</w:t>
      </w:r>
      <w:r>
        <w:t xml:space="preserve"> Abbildung 1)</w:t>
      </w:r>
    </w:p>
  </w:footnote>
  <w:footnote w:id="8">
    <w:p w14:paraId="1797FBEA" w14:textId="1AA7406C" w:rsidR="001147A8" w:rsidRPr="00FA48D5" w:rsidRDefault="001147A8" w:rsidP="0029309F">
      <w:pPr>
        <w:pStyle w:val="Funotentext"/>
        <w:rPr>
          <w:lang w:val="en-US"/>
        </w:rPr>
      </w:pPr>
      <w:r>
        <w:rPr>
          <w:rStyle w:val="Funotenzeichen"/>
        </w:rPr>
        <w:footnoteRef/>
      </w:r>
      <w:r w:rsidRPr="00FA48D5">
        <w:rPr>
          <w:lang w:val="en-US"/>
        </w:rPr>
        <w:t xml:space="preserve"> </w:t>
      </w:r>
      <w:proofErr w:type="spellStart"/>
      <w:r w:rsidRPr="00FA48D5">
        <w:rPr>
          <w:lang w:val="en-US"/>
        </w:rPr>
        <w:t>Vgl</w:t>
      </w:r>
      <w:proofErr w:type="spellEnd"/>
      <w:r w:rsidRPr="00FA48D5">
        <w:rPr>
          <w:lang w:val="en-US"/>
        </w:rPr>
        <w:t xml:space="preserve">. </w:t>
      </w:r>
      <w:sdt>
        <w:sdtPr>
          <w:rPr>
            <w:lang w:val="en-US"/>
          </w:rPr>
          <w:id w:val="-259832224"/>
          <w:citation/>
        </w:sdtPr>
        <w:sdtContent>
          <w:r>
            <w:rPr>
              <w:lang w:val="en-US"/>
            </w:rPr>
            <w:fldChar w:fldCharType="begin"/>
          </w:r>
          <w:r>
            <w:rPr>
              <w:lang w:val="en-US"/>
            </w:rPr>
            <w:instrText xml:space="preserve">CITATION Bab02 \p 7 \l 1031 </w:instrText>
          </w:r>
          <w:r>
            <w:rPr>
              <w:lang w:val="en-US"/>
            </w:rPr>
            <w:fldChar w:fldCharType="separate"/>
          </w:r>
          <w:r w:rsidRPr="007D51C8">
            <w:rPr>
              <w:noProof/>
              <w:lang w:val="en-US"/>
            </w:rPr>
            <w:t>(Babcock, Babu, Datar, Motwani, &amp; Widom, 2002, S. 7)</w:t>
          </w:r>
          <w:r>
            <w:rPr>
              <w:lang w:val="en-US"/>
            </w:rPr>
            <w:fldChar w:fldCharType="end"/>
          </w:r>
        </w:sdtContent>
      </w:sdt>
    </w:p>
  </w:footnote>
  <w:footnote w:id="9">
    <w:p w14:paraId="58654FDE" w14:textId="77777777" w:rsidR="001147A8" w:rsidRPr="009266C2" w:rsidRDefault="001147A8" w:rsidP="0029309F">
      <w:pPr>
        <w:pStyle w:val="Funotentext"/>
      </w:pPr>
      <w:r>
        <w:rPr>
          <w:rStyle w:val="Funotenzeichen"/>
        </w:rPr>
        <w:footnoteRef/>
      </w:r>
      <w:r w:rsidRPr="009266C2">
        <w:t xml:space="preserve"> Vgl. Ebd.</w:t>
      </w:r>
    </w:p>
  </w:footnote>
  <w:footnote w:id="10">
    <w:p w14:paraId="4ACE5B3A" w14:textId="09904B14" w:rsidR="001147A8" w:rsidRDefault="001147A8" w:rsidP="0029309F">
      <w:pPr>
        <w:pStyle w:val="Funotentext"/>
      </w:pPr>
      <w:r>
        <w:rPr>
          <w:rStyle w:val="Funotenzeichen"/>
        </w:rPr>
        <w:footnoteRef/>
      </w:r>
      <w:r>
        <w:t xml:space="preserve"> Für diese Funktion wurde auf eine bereits bestehende Code-Basis zurückgegriffen siehe </w:t>
      </w:r>
      <w:sdt>
        <w:sdtPr>
          <w:id w:val="1813905027"/>
          <w:citation/>
        </w:sdtPr>
        <w:sdtContent>
          <w:r>
            <w:fldChar w:fldCharType="begin"/>
          </w:r>
          <w:r>
            <w:instrText xml:space="preserve">CITATION Roh \l 1031 </w:instrText>
          </w:r>
          <w:r>
            <w:fldChar w:fldCharType="separate"/>
          </w:r>
          <w:r>
            <w:rPr>
              <w:noProof/>
            </w:rPr>
            <w:t>(Rohan, 2018)</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F5AB4" w14:textId="77777777" w:rsidR="001147A8" w:rsidRDefault="001147A8" w:rsidP="00882B95">
    <w:pPr>
      <w:pStyle w:val="Kopfzeil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79015" w14:textId="72455716" w:rsidR="001147A8" w:rsidRDefault="001147A8" w:rsidP="00882B95">
    <w:pPr>
      <w:pStyle w:val="Kopfzeil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A53B1"/>
    <w:multiLevelType w:val="hybridMultilevel"/>
    <w:tmpl w:val="FFFFFFFF"/>
    <w:lvl w:ilvl="0" w:tplc="E01E8148">
      <w:start w:val="1"/>
      <w:numFmt w:val="bullet"/>
      <w:lvlText w:val=""/>
      <w:lvlJc w:val="left"/>
      <w:pPr>
        <w:ind w:left="720" w:hanging="360"/>
      </w:pPr>
      <w:rPr>
        <w:rFonts w:ascii="Symbol" w:hAnsi="Symbol" w:hint="default"/>
      </w:rPr>
    </w:lvl>
    <w:lvl w:ilvl="1" w:tplc="3822D832">
      <w:start w:val="1"/>
      <w:numFmt w:val="bullet"/>
      <w:lvlText w:val="o"/>
      <w:lvlJc w:val="left"/>
      <w:pPr>
        <w:ind w:left="1440" w:hanging="360"/>
      </w:pPr>
      <w:rPr>
        <w:rFonts w:ascii="Courier New" w:hAnsi="Courier New" w:hint="default"/>
      </w:rPr>
    </w:lvl>
    <w:lvl w:ilvl="2" w:tplc="89923A3E">
      <w:start w:val="1"/>
      <w:numFmt w:val="bullet"/>
      <w:lvlText w:val=""/>
      <w:lvlJc w:val="left"/>
      <w:pPr>
        <w:ind w:left="2160" w:hanging="360"/>
      </w:pPr>
      <w:rPr>
        <w:rFonts w:ascii="Wingdings" w:hAnsi="Wingdings" w:hint="default"/>
      </w:rPr>
    </w:lvl>
    <w:lvl w:ilvl="3" w:tplc="ED7680D4">
      <w:start w:val="1"/>
      <w:numFmt w:val="bullet"/>
      <w:lvlText w:val=""/>
      <w:lvlJc w:val="left"/>
      <w:pPr>
        <w:ind w:left="2880" w:hanging="360"/>
      </w:pPr>
      <w:rPr>
        <w:rFonts w:ascii="Symbol" w:hAnsi="Symbol" w:hint="default"/>
      </w:rPr>
    </w:lvl>
    <w:lvl w:ilvl="4" w:tplc="BFE41BBA">
      <w:start w:val="1"/>
      <w:numFmt w:val="bullet"/>
      <w:lvlText w:val="o"/>
      <w:lvlJc w:val="left"/>
      <w:pPr>
        <w:ind w:left="3600" w:hanging="360"/>
      </w:pPr>
      <w:rPr>
        <w:rFonts w:ascii="Courier New" w:hAnsi="Courier New" w:hint="default"/>
      </w:rPr>
    </w:lvl>
    <w:lvl w:ilvl="5" w:tplc="1A7420B0">
      <w:start w:val="1"/>
      <w:numFmt w:val="bullet"/>
      <w:lvlText w:val=""/>
      <w:lvlJc w:val="left"/>
      <w:pPr>
        <w:ind w:left="4320" w:hanging="360"/>
      </w:pPr>
      <w:rPr>
        <w:rFonts w:ascii="Wingdings" w:hAnsi="Wingdings" w:hint="default"/>
      </w:rPr>
    </w:lvl>
    <w:lvl w:ilvl="6" w:tplc="8AE4E63A">
      <w:start w:val="1"/>
      <w:numFmt w:val="bullet"/>
      <w:lvlText w:val=""/>
      <w:lvlJc w:val="left"/>
      <w:pPr>
        <w:ind w:left="5040" w:hanging="360"/>
      </w:pPr>
      <w:rPr>
        <w:rFonts w:ascii="Symbol" w:hAnsi="Symbol" w:hint="default"/>
      </w:rPr>
    </w:lvl>
    <w:lvl w:ilvl="7" w:tplc="02A242DA">
      <w:start w:val="1"/>
      <w:numFmt w:val="bullet"/>
      <w:lvlText w:val="o"/>
      <w:lvlJc w:val="left"/>
      <w:pPr>
        <w:ind w:left="5760" w:hanging="360"/>
      </w:pPr>
      <w:rPr>
        <w:rFonts w:ascii="Courier New" w:hAnsi="Courier New" w:hint="default"/>
      </w:rPr>
    </w:lvl>
    <w:lvl w:ilvl="8" w:tplc="27E03B4C">
      <w:start w:val="1"/>
      <w:numFmt w:val="bullet"/>
      <w:lvlText w:val=""/>
      <w:lvlJc w:val="left"/>
      <w:pPr>
        <w:ind w:left="6480" w:hanging="360"/>
      </w:pPr>
      <w:rPr>
        <w:rFonts w:ascii="Wingdings" w:hAnsi="Wingdings" w:hint="default"/>
      </w:rPr>
    </w:lvl>
  </w:abstractNum>
  <w:abstractNum w:abstractNumId="1" w15:restartNumberingAfterBreak="0">
    <w:nsid w:val="25D10EEC"/>
    <w:multiLevelType w:val="hybridMultilevel"/>
    <w:tmpl w:val="6F16254C"/>
    <w:lvl w:ilvl="0" w:tplc="3A5EB278">
      <w:numFmt w:val="none"/>
      <w:lvlText w:val=""/>
      <w:lvlJc w:val="left"/>
      <w:pPr>
        <w:tabs>
          <w:tab w:val="num" w:pos="360"/>
        </w:tabs>
      </w:pPr>
    </w:lvl>
    <w:lvl w:ilvl="1" w:tplc="208014C0">
      <w:start w:val="1"/>
      <w:numFmt w:val="lowerLetter"/>
      <w:lvlText w:val="%2."/>
      <w:lvlJc w:val="left"/>
      <w:pPr>
        <w:ind w:left="1440" w:hanging="360"/>
      </w:pPr>
    </w:lvl>
    <w:lvl w:ilvl="2" w:tplc="85929158">
      <w:start w:val="1"/>
      <w:numFmt w:val="lowerRoman"/>
      <w:lvlText w:val="%3."/>
      <w:lvlJc w:val="right"/>
      <w:pPr>
        <w:ind w:left="2160" w:hanging="180"/>
      </w:pPr>
    </w:lvl>
    <w:lvl w:ilvl="3" w:tplc="6B9470B4">
      <w:start w:val="1"/>
      <w:numFmt w:val="decimal"/>
      <w:lvlText w:val="%4."/>
      <w:lvlJc w:val="left"/>
      <w:pPr>
        <w:ind w:left="2880" w:hanging="360"/>
      </w:pPr>
    </w:lvl>
    <w:lvl w:ilvl="4" w:tplc="1B6425F0">
      <w:start w:val="1"/>
      <w:numFmt w:val="lowerLetter"/>
      <w:lvlText w:val="%5."/>
      <w:lvlJc w:val="left"/>
      <w:pPr>
        <w:ind w:left="3600" w:hanging="360"/>
      </w:pPr>
    </w:lvl>
    <w:lvl w:ilvl="5" w:tplc="B806342C">
      <w:start w:val="1"/>
      <w:numFmt w:val="lowerRoman"/>
      <w:lvlText w:val="%6."/>
      <w:lvlJc w:val="right"/>
      <w:pPr>
        <w:ind w:left="4320" w:hanging="180"/>
      </w:pPr>
    </w:lvl>
    <w:lvl w:ilvl="6" w:tplc="C5085014">
      <w:start w:val="1"/>
      <w:numFmt w:val="decimal"/>
      <w:lvlText w:val="%7."/>
      <w:lvlJc w:val="left"/>
      <w:pPr>
        <w:ind w:left="5040" w:hanging="360"/>
      </w:pPr>
    </w:lvl>
    <w:lvl w:ilvl="7" w:tplc="63226DF2">
      <w:start w:val="1"/>
      <w:numFmt w:val="lowerLetter"/>
      <w:lvlText w:val="%8."/>
      <w:lvlJc w:val="left"/>
      <w:pPr>
        <w:ind w:left="5760" w:hanging="360"/>
      </w:pPr>
    </w:lvl>
    <w:lvl w:ilvl="8" w:tplc="45A0A250">
      <w:start w:val="1"/>
      <w:numFmt w:val="lowerRoman"/>
      <w:lvlText w:val="%9."/>
      <w:lvlJc w:val="right"/>
      <w:pPr>
        <w:ind w:left="6480" w:hanging="180"/>
      </w:pPr>
    </w:lvl>
  </w:abstractNum>
  <w:abstractNum w:abstractNumId="2" w15:restartNumberingAfterBreak="0">
    <w:nsid w:val="38967F25"/>
    <w:multiLevelType w:val="hybridMultilevel"/>
    <w:tmpl w:val="091253BC"/>
    <w:lvl w:ilvl="0" w:tplc="A33E30B4">
      <w:start w:val="1"/>
      <w:numFmt w:val="bullet"/>
      <w:lvlText w:val=""/>
      <w:lvlJc w:val="left"/>
      <w:pPr>
        <w:ind w:left="720" w:hanging="360"/>
      </w:pPr>
      <w:rPr>
        <w:rFonts w:ascii="Symbol" w:hAnsi="Symbol" w:hint="default"/>
      </w:rPr>
    </w:lvl>
    <w:lvl w:ilvl="1" w:tplc="BFD4DD74">
      <w:start w:val="1"/>
      <w:numFmt w:val="bullet"/>
      <w:lvlText w:val="o"/>
      <w:lvlJc w:val="left"/>
      <w:pPr>
        <w:ind w:left="1440" w:hanging="360"/>
      </w:pPr>
      <w:rPr>
        <w:rFonts w:ascii="Courier New" w:hAnsi="Courier New" w:hint="default"/>
      </w:rPr>
    </w:lvl>
    <w:lvl w:ilvl="2" w:tplc="65DC0F80">
      <w:start w:val="1"/>
      <w:numFmt w:val="bullet"/>
      <w:lvlText w:val=""/>
      <w:lvlJc w:val="left"/>
      <w:pPr>
        <w:ind w:left="2160" w:hanging="360"/>
      </w:pPr>
      <w:rPr>
        <w:rFonts w:ascii="Wingdings" w:hAnsi="Wingdings" w:hint="default"/>
      </w:rPr>
    </w:lvl>
    <w:lvl w:ilvl="3" w:tplc="F48C545C">
      <w:start w:val="1"/>
      <w:numFmt w:val="bullet"/>
      <w:lvlText w:val=""/>
      <w:lvlJc w:val="left"/>
      <w:pPr>
        <w:ind w:left="2880" w:hanging="360"/>
      </w:pPr>
      <w:rPr>
        <w:rFonts w:ascii="Symbol" w:hAnsi="Symbol" w:hint="default"/>
      </w:rPr>
    </w:lvl>
    <w:lvl w:ilvl="4" w:tplc="D4C89114">
      <w:start w:val="1"/>
      <w:numFmt w:val="bullet"/>
      <w:lvlText w:val="o"/>
      <w:lvlJc w:val="left"/>
      <w:pPr>
        <w:ind w:left="3600" w:hanging="360"/>
      </w:pPr>
      <w:rPr>
        <w:rFonts w:ascii="Courier New" w:hAnsi="Courier New" w:hint="default"/>
      </w:rPr>
    </w:lvl>
    <w:lvl w:ilvl="5" w:tplc="3BA48850">
      <w:start w:val="1"/>
      <w:numFmt w:val="bullet"/>
      <w:lvlText w:val=""/>
      <w:lvlJc w:val="left"/>
      <w:pPr>
        <w:ind w:left="4320" w:hanging="360"/>
      </w:pPr>
      <w:rPr>
        <w:rFonts w:ascii="Wingdings" w:hAnsi="Wingdings" w:hint="default"/>
      </w:rPr>
    </w:lvl>
    <w:lvl w:ilvl="6" w:tplc="047EA2BE">
      <w:start w:val="1"/>
      <w:numFmt w:val="bullet"/>
      <w:lvlText w:val=""/>
      <w:lvlJc w:val="left"/>
      <w:pPr>
        <w:ind w:left="5040" w:hanging="360"/>
      </w:pPr>
      <w:rPr>
        <w:rFonts w:ascii="Symbol" w:hAnsi="Symbol" w:hint="default"/>
      </w:rPr>
    </w:lvl>
    <w:lvl w:ilvl="7" w:tplc="FA9E4AD2">
      <w:start w:val="1"/>
      <w:numFmt w:val="bullet"/>
      <w:lvlText w:val="o"/>
      <w:lvlJc w:val="left"/>
      <w:pPr>
        <w:ind w:left="5760" w:hanging="360"/>
      </w:pPr>
      <w:rPr>
        <w:rFonts w:ascii="Courier New" w:hAnsi="Courier New" w:hint="default"/>
      </w:rPr>
    </w:lvl>
    <w:lvl w:ilvl="8" w:tplc="CE80AF02">
      <w:start w:val="1"/>
      <w:numFmt w:val="bullet"/>
      <w:lvlText w:val=""/>
      <w:lvlJc w:val="left"/>
      <w:pPr>
        <w:ind w:left="6480" w:hanging="360"/>
      </w:pPr>
      <w:rPr>
        <w:rFonts w:ascii="Wingdings" w:hAnsi="Wingdings" w:hint="default"/>
      </w:rPr>
    </w:lvl>
  </w:abstractNum>
  <w:abstractNum w:abstractNumId="3" w15:restartNumberingAfterBreak="0">
    <w:nsid w:val="3B7E0C2B"/>
    <w:multiLevelType w:val="hybridMultilevel"/>
    <w:tmpl w:val="B0182616"/>
    <w:lvl w:ilvl="0" w:tplc="437093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8507DE"/>
    <w:multiLevelType w:val="hybridMultilevel"/>
    <w:tmpl w:val="6C50C26A"/>
    <w:lvl w:ilvl="0" w:tplc="BA0E3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4E2058"/>
    <w:multiLevelType w:val="multilevel"/>
    <w:tmpl w:val="C570EB8A"/>
    <w:lvl w:ilvl="0">
      <w:start w:val="1"/>
      <w:numFmt w:val="decimal"/>
      <w:pStyle w:val="berschrift1"/>
      <w:lvlText w:val="%1."/>
      <w:lvlJc w:val="left"/>
      <w:pPr>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13" w:hanging="504"/>
      </w:pPr>
      <w:rPr>
        <w:rFonts w:hint="default"/>
        <w:lang w:val="de-D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F9C48CC"/>
    <w:multiLevelType w:val="hybridMultilevel"/>
    <w:tmpl w:val="FCB45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09F2CF9"/>
    <w:multiLevelType w:val="hybridMultilevel"/>
    <w:tmpl w:val="2A208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7117B3"/>
    <w:multiLevelType w:val="hybridMultilevel"/>
    <w:tmpl w:val="BA90D234"/>
    <w:lvl w:ilvl="0" w:tplc="C6E83E38">
      <w:start w:val="1"/>
      <w:numFmt w:val="bullet"/>
      <w:lvlText w:val=""/>
      <w:lvlJc w:val="left"/>
      <w:pPr>
        <w:ind w:left="720" w:hanging="360"/>
      </w:pPr>
      <w:rPr>
        <w:rFonts w:ascii="Symbol" w:hAnsi="Symbol" w:hint="default"/>
      </w:rPr>
    </w:lvl>
    <w:lvl w:ilvl="1" w:tplc="67083E98">
      <w:start w:val="1"/>
      <w:numFmt w:val="bullet"/>
      <w:lvlText w:val="o"/>
      <w:lvlJc w:val="left"/>
      <w:pPr>
        <w:ind w:left="1440" w:hanging="360"/>
      </w:pPr>
      <w:rPr>
        <w:rFonts w:ascii="Courier New" w:hAnsi="Courier New" w:hint="default"/>
      </w:rPr>
    </w:lvl>
    <w:lvl w:ilvl="2" w:tplc="C4544EF8">
      <w:start w:val="1"/>
      <w:numFmt w:val="bullet"/>
      <w:lvlText w:val=""/>
      <w:lvlJc w:val="left"/>
      <w:pPr>
        <w:ind w:left="2160" w:hanging="360"/>
      </w:pPr>
      <w:rPr>
        <w:rFonts w:ascii="Wingdings" w:hAnsi="Wingdings" w:hint="default"/>
      </w:rPr>
    </w:lvl>
    <w:lvl w:ilvl="3" w:tplc="E3B4EFE8">
      <w:start w:val="1"/>
      <w:numFmt w:val="bullet"/>
      <w:lvlText w:val=""/>
      <w:lvlJc w:val="left"/>
      <w:pPr>
        <w:ind w:left="2880" w:hanging="360"/>
      </w:pPr>
      <w:rPr>
        <w:rFonts w:ascii="Symbol" w:hAnsi="Symbol" w:hint="default"/>
      </w:rPr>
    </w:lvl>
    <w:lvl w:ilvl="4" w:tplc="436AB50E">
      <w:start w:val="1"/>
      <w:numFmt w:val="bullet"/>
      <w:lvlText w:val="o"/>
      <w:lvlJc w:val="left"/>
      <w:pPr>
        <w:ind w:left="3600" w:hanging="360"/>
      </w:pPr>
      <w:rPr>
        <w:rFonts w:ascii="Courier New" w:hAnsi="Courier New" w:hint="default"/>
      </w:rPr>
    </w:lvl>
    <w:lvl w:ilvl="5" w:tplc="46F0C252">
      <w:start w:val="1"/>
      <w:numFmt w:val="bullet"/>
      <w:lvlText w:val=""/>
      <w:lvlJc w:val="left"/>
      <w:pPr>
        <w:ind w:left="4320" w:hanging="360"/>
      </w:pPr>
      <w:rPr>
        <w:rFonts w:ascii="Wingdings" w:hAnsi="Wingdings" w:hint="default"/>
      </w:rPr>
    </w:lvl>
    <w:lvl w:ilvl="6" w:tplc="4D180E48">
      <w:start w:val="1"/>
      <w:numFmt w:val="bullet"/>
      <w:lvlText w:val=""/>
      <w:lvlJc w:val="left"/>
      <w:pPr>
        <w:ind w:left="5040" w:hanging="360"/>
      </w:pPr>
      <w:rPr>
        <w:rFonts w:ascii="Symbol" w:hAnsi="Symbol" w:hint="default"/>
      </w:rPr>
    </w:lvl>
    <w:lvl w:ilvl="7" w:tplc="67023DF6">
      <w:start w:val="1"/>
      <w:numFmt w:val="bullet"/>
      <w:lvlText w:val="o"/>
      <w:lvlJc w:val="left"/>
      <w:pPr>
        <w:ind w:left="5760" w:hanging="360"/>
      </w:pPr>
      <w:rPr>
        <w:rFonts w:ascii="Courier New" w:hAnsi="Courier New" w:hint="default"/>
      </w:rPr>
    </w:lvl>
    <w:lvl w:ilvl="8" w:tplc="667AD038">
      <w:start w:val="1"/>
      <w:numFmt w:val="bullet"/>
      <w:lvlText w:val=""/>
      <w:lvlJc w:val="left"/>
      <w:pPr>
        <w:ind w:left="6480" w:hanging="360"/>
      </w:pPr>
      <w:rPr>
        <w:rFonts w:ascii="Wingdings" w:hAnsi="Wingdings" w:hint="default"/>
      </w:rPr>
    </w:lvl>
  </w:abstractNum>
  <w:abstractNum w:abstractNumId="9" w15:restartNumberingAfterBreak="0">
    <w:nsid w:val="631D169B"/>
    <w:multiLevelType w:val="hybridMultilevel"/>
    <w:tmpl w:val="F7AAC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0F83597"/>
    <w:multiLevelType w:val="hybridMultilevel"/>
    <w:tmpl w:val="790C4DBA"/>
    <w:lvl w:ilvl="0" w:tplc="60CAC3B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815BC8"/>
    <w:multiLevelType w:val="hybridMultilevel"/>
    <w:tmpl w:val="92B0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7"/>
  </w:num>
  <w:num w:numId="5">
    <w:abstractNumId w:val="11"/>
  </w:num>
  <w:num w:numId="6">
    <w:abstractNumId w:val="9"/>
  </w:num>
  <w:num w:numId="7">
    <w:abstractNumId w:val="6"/>
  </w:num>
  <w:num w:numId="8">
    <w:abstractNumId w:val="1"/>
  </w:num>
  <w:num w:numId="9">
    <w:abstractNumId w:val="4"/>
  </w:num>
  <w:num w:numId="10">
    <w:abstractNumId w:val="3"/>
  </w:num>
  <w:num w:numId="11">
    <w:abstractNumId w:val="10"/>
  </w:num>
  <w:num w:numId="12">
    <w:abstractNumId w:val="2"/>
  </w:num>
  <w:num w:numId="13">
    <w:abstractNumId w:val="0"/>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nnerbichler Franz">
    <w15:presenceInfo w15:providerId="AD" w15:userId="S::1810837297@stud.fh-kufstein.ac.at::5e430b39-9872-43f5-be04-a39e03e7b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92"/>
    <w:rsid w:val="00003B52"/>
    <w:rsid w:val="00004329"/>
    <w:rsid w:val="00015B58"/>
    <w:rsid w:val="00016560"/>
    <w:rsid w:val="00024AA2"/>
    <w:rsid w:val="0002538E"/>
    <w:rsid w:val="00025D87"/>
    <w:rsid w:val="000403F9"/>
    <w:rsid w:val="00040E09"/>
    <w:rsid w:val="00040E31"/>
    <w:rsid w:val="000413B8"/>
    <w:rsid w:val="000500BF"/>
    <w:rsid w:val="00050601"/>
    <w:rsid w:val="0005244D"/>
    <w:rsid w:val="000547D5"/>
    <w:rsid w:val="00054CCF"/>
    <w:rsid w:val="00060BB1"/>
    <w:rsid w:val="00081333"/>
    <w:rsid w:val="000826D4"/>
    <w:rsid w:val="00085039"/>
    <w:rsid w:val="00085DE1"/>
    <w:rsid w:val="00093640"/>
    <w:rsid w:val="00093D40"/>
    <w:rsid w:val="00096913"/>
    <w:rsid w:val="000A7D5E"/>
    <w:rsid w:val="000C0B1C"/>
    <w:rsid w:val="000C2710"/>
    <w:rsid w:val="000C637C"/>
    <w:rsid w:val="000C6C8A"/>
    <w:rsid w:val="000C7AC5"/>
    <w:rsid w:val="000D4EF9"/>
    <w:rsid w:val="000E2DB4"/>
    <w:rsid w:val="000E61A1"/>
    <w:rsid w:val="000E6E67"/>
    <w:rsid w:val="000F6F95"/>
    <w:rsid w:val="000F718B"/>
    <w:rsid w:val="00100499"/>
    <w:rsid w:val="00106448"/>
    <w:rsid w:val="001139A3"/>
    <w:rsid w:val="001147A8"/>
    <w:rsid w:val="00115495"/>
    <w:rsid w:val="001208C5"/>
    <w:rsid w:val="001236A1"/>
    <w:rsid w:val="0012759A"/>
    <w:rsid w:val="001307C9"/>
    <w:rsid w:val="00135F9F"/>
    <w:rsid w:val="0013635C"/>
    <w:rsid w:val="0014033C"/>
    <w:rsid w:val="00141D59"/>
    <w:rsid w:val="00146E59"/>
    <w:rsid w:val="00152155"/>
    <w:rsid w:val="00166587"/>
    <w:rsid w:val="00166A58"/>
    <w:rsid w:val="0017010B"/>
    <w:rsid w:val="00181A49"/>
    <w:rsid w:val="001847A6"/>
    <w:rsid w:val="001848EB"/>
    <w:rsid w:val="00192CFA"/>
    <w:rsid w:val="00195379"/>
    <w:rsid w:val="00197734"/>
    <w:rsid w:val="001A6BF1"/>
    <w:rsid w:val="001A7FBD"/>
    <w:rsid w:val="001B0989"/>
    <w:rsid w:val="001B39FD"/>
    <w:rsid w:val="001C065B"/>
    <w:rsid w:val="001C3444"/>
    <w:rsid w:val="001C51A4"/>
    <w:rsid w:val="001E7F93"/>
    <w:rsid w:val="001F186E"/>
    <w:rsid w:val="001F1C61"/>
    <w:rsid w:val="001F5A97"/>
    <w:rsid w:val="00200F18"/>
    <w:rsid w:val="00206103"/>
    <w:rsid w:val="00206222"/>
    <w:rsid w:val="0020759E"/>
    <w:rsid w:val="00217F02"/>
    <w:rsid w:val="002204B7"/>
    <w:rsid w:val="002245AF"/>
    <w:rsid w:val="00227E66"/>
    <w:rsid w:val="0023181C"/>
    <w:rsid w:val="00233F92"/>
    <w:rsid w:val="00234119"/>
    <w:rsid w:val="00241C1E"/>
    <w:rsid w:val="0024247F"/>
    <w:rsid w:val="00243800"/>
    <w:rsid w:val="00244029"/>
    <w:rsid w:val="00247855"/>
    <w:rsid w:val="0026212C"/>
    <w:rsid w:val="002664AD"/>
    <w:rsid w:val="00274FC8"/>
    <w:rsid w:val="00280FAC"/>
    <w:rsid w:val="002843A1"/>
    <w:rsid w:val="0029309F"/>
    <w:rsid w:val="0029326A"/>
    <w:rsid w:val="00294F6D"/>
    <w:rsid w:val="002A1C70"/>
    <w:rsid w:val="002A63AE"/>
    <w:rsid w:val="002B4986"/>
    <w:rsid w:val="002B7F90"/>
    <w:rsid w:val="002C198B"/>
    <w:rsid w:val="002C266D"/>
    <w:rsid w:val="002C6BD0"/>
    <w:rsid w:val="002D1DDE"/>
    <w:rsid w:val="002D3E72"/>
    <w:rsid w:val="002D4391"/>
    <w:rsid w:val="002D6273"/>
    <w:rsid w:val="002E25AE"/>
    <w:rsid w:val="002E3373"/>
    <w:rsid w:val="002F0A4E"/>
    <w:rsid w:val="00302CDE"/>
    <w:rsid w:val="003037B8"/>
    <w:rsid w:val="00315D59"/>
    <w:rsid w:val="00321BE9"/>
    <w:rsid w:val="00326543"/>
    <w:rsid w:val="00332B95"/>
    <w:rsid w:val="00341F05"/>
    <w:rsid w:val="003432E9"/>
    <w:rsid w:val="0034341A"/>
    <w:rsid w:val="003538C8"/>
    <w:rsid w:val="00354CE8"/>
    <w:rsid w:val="00363CF9"/>
    <w:rsid w:val="0036573C"/>
    <w:rsid w:val="00367BC2"/>
    <w:rsid w:val="0037166C"/>
    <w:rsid w:val="00374647"/>
    <w:rsid w:val="003772D7"/>
    <w:rsid w:val="00380714"/>
    <w:rsid w:val="00383615"/>
    <w:rsid w:val="00396647"/>
    <w:rsid w:val="003A2741"/>
    <w:rsid w:val="003B079D"/>
    <w:rsid w:val="003B29F8"/>
    <w:rsid w:val="003B7813"/>
    <w:rsid w:val="003C0567"/>
    <w:rsid w:val="003C49A6"/>
    <w:rsid w:val="003C4D66"/>
    <w:rsid w:val="003E37BD"/>
    <w:rsid w:val="003E5489"/>
    <w:rsid w:val="003F6A54"/>
    <w:rsid w:val="003F74D2"/>
    <w:rsid w:val="00404174"/>
    <w:rsid w:val="00415109"/>
    <w:rsid w:val="00416DE8"/>
    <w:rsid w:val="00416DF8"/>
    <w:rsid w:val="004224AE"/>
    <w:rsid w:val="00431047"/>
    <w:rsid w:val="0043588C"/>
    <w:rsid w:val="00437FF7"/>
    <w:rsid w:val="004472FF"/>
    <w:rsid w:val="0045015A"/>
    <w:rsid w:val="004501BA"/>
    <w:rsid w:val="00453EE8"/>
    <w:rsid w:val="004568DC"/>
    <w:rsid w:val="00463A97"/>
    <w:rsid w:val="00463E23"/>
    <w:rsid w:val="00467322"/>
    <w:rsid w:val="00473DCE"/>
    <w:rsid w:val="00475292"/>
    <w:rsid w:val="00481502"/>
    <w:rsid w:val="00481BC5"/>
    <w:rsid w:val="004821D2"/>
    <w:rsid w:val="00484DA8"/>
    <w:rsid w:val="00490951"/>
    <w:rsid w:val="004919B6"/>
    <w:rsid w:val="00492B2B"/>
    <w:rsid w:val="004952D1"/>
    <w:rsid w:val="004B2CF8"/>
    <w:rsid w:val="004C0C5A"/>
    <w:rsid w:val="004C2926"/>
    <w:rsid w:val="004C61EE"/>
    <w:rsid w:val="004C7707"/>
    <w:rsid w:val="004D155E"/>
    <w:rsid w:val="004E130B"/>
    <w:rsid w:val="004E5E51"/>
    <w:rsid w:val="004E6590"/>
    <w:rsid w:val="004E6972"/>
    <w:rsid w:val="004F46D1"/>
    <w:rsid w:val="00504400"/>
    <w:rsid w:val="00506F65"/>
    <w:rsid w:val="00511870"/>
    <w:rsid w:val="00513ECA"/>
    <w:rsid w:val="00517142"/>
    <w:rsid w:val="00522A19"/>
    <w:rsid w:val="00525C96"/>
    <w:rsid w:val="005336C7"/>
    <w:rsid w:val="00533AB7"/>
    <w:rsid w:val="00536C7F"/>
    <w:rsid w:val="00544D73"/>
    <w:rsid w:val="005476F3"/>
    <w:rsid w:val="00547C43"/>
    <w:rsid w:val="0055566F"/>
    <w:rsid w:val="00566520"/>
    <w:rsid w:val="00580BA0"/>
    <w:rsid w:val="00586207"/>
    <w:rsid w:val="005906B0"/>
    <w:rsid w:val="00596D6B"/>
    <w:rsid w:val="00596F59"/>
    <w:rsid w:val="005A5314"/>
    <w:rsid w:val="005C347B"/>
    <w:rsid w:val="005E1531"/>
    <w:rsid w:val="005E4BFA"/>
    <w:rsid w:val="005F081A"/>
    <w:rsid w:val="00602E58"/>
    <w:rsid w:val="006116DB"/>
    <w:rsid w:val="00612215"/>
    <w:rsid w:val="00615962"/>
    <w:rsid w:val="006205B6"/>
    <w:rsid w:val="00621B99"/>
    <w:rsid w:val="00623D12"/>
    <w:rsid w:val="00634A1E"/>
    <w:rsid w:val="00635BE4"/>
    <w:rsid w:val="00640559"/>
    <w:rsid w:val="00640BF0"/>
    <w:rsid w:val="00641C37"/>
    <w:rsid w:val="00643AD3"/>
    <w:rsid w:val="006471D6"/>
    <w:rsid w:val="00655AB1"/>
    <w:rsid w:val="006561EE"/>
    <w:rsid w:val="00657322"/>
    <w:rsid w:val="00665EC3"/>
    <w:rsid w:val="00683577"/>
    <w:rsid w:val="00685AF7"/>
    <w:rsid w:val="00687A9C"/>
    <w:rsid w:val="00697429"/>
    <w:rsid w:val="006A196C"/>
    <w:rsid w:val="006A41BF"/>
    <w:rsid w:val="006A5556"/>
    <w:rsid w:val="006A76FD"/>
    <w:rsid w:val="006B0D55"/>
    <w:rsid w:val="006B148C"/>
    <w:rsid w:val="006B6C57"/>
    <w:rsid w:val="006C2801"/>
    <w:rsid w:val="006C6B34"/>
    <w:rsid w:val="006D43A8"/>
    <w:rsid w:val="006E014F"/>
    <w:rsid w:val="006E2988"/>
    <w:rsid w:val="006E3B6C"/>
    <w:rsid w:val="006E5754"/>
    <w:rsid w:val="006F04BC"/>
    <w:rsid w:val="006F559F"/>
    <w:rsid w:val="0070286C"/>
    <w:rsid w:val="00707633"/>
    <w:rsid w:val="007156A9"/>
    <w:rsid w:val="007231DB"/>
    <w:rsid w:val="007342F8"/>
    <w:rsid w:val="00735956"/>
    <w:rsid w:val="00736220"/>
    <w:rsid w:val="0073716A"/>
    <w:rsid w:val="00743348"/>
    <w:rsid w:val="007530EA"/>
    <w:rsid w:val="00760E06"/>
    <w:rsid w:val="00761806"/>
    <w:rsid w:val="00762604"/>
    <w:rsid w:val="00763C2D"/>
    <w:rsid w:val="00764D39"/>
    <w:rsid w:val="00766BA6"/>
    <w:rsid w:val="00774664"/>
    <w:rsid w:val="00774C3F"/>
    <w:rsid w:val="00775282"/>
    <w:rsid w:val="00782EF4"/>
    <w:rsid w:val="007A0AB0"/>
    <w:rsid w:val="007A72E7"/>
    <w:rsid w:val="007B02DC"/>
    <w:rsid w:val="007B1758"/>
    <w:rsid w:val="007B2AB1"/>
    <w:rsid w:val="007B342A"/>
    <w:rsid w:val="007B3949"/>
    <w:rsid w:val="007C0BE8"/>
    <w:rsid w:val="007C1485"/>
    <w:rsid w:val="007C27F7"/>
    <w:rsid w:val="007C2CE8"/>
    <w:rsid w:val="007C2D36"/>
    <w:rsid w:val="007D1911"/>
    <w:rsid w:val="007D3168"/>
    <w:rsid w:val="007D51C8"/>
    <w:rsid w:val="007D725D"/>
    <w:rsid w:val="007F54AC"/>
    <w:rsid w:val="0080644B"/>
    <w:rsid w:val="00811C61"/>
    <w:rsid w:val="00814FFE"/>
    <w:rsid w:val="0081698A"/>
    <w:rsid w:val="008209CB"/>
    <w:rsid w:val="00824363"/>
    <w:rsid w:val="00824CB3"/>
    <w:rsid w:val="00826400"/>
    <w:rsid w:val="0082724C"/>
    <w:rsid w:val="00846883"/>
    <w:rsid w:val="00847910"/>
    <w:rsid w:val="00852D66"/>
    <w:rsid w:val="00860F02"/>
    <w:rsid w:val="008702AD"/>
    <w:rsid w:val="0087053C"/>
    <w:rsid w:val="00875339"/>
    <w:rsid w:val="00875A34"/>
    <w:rsid w:val="00877D9F"/>
    <w:rsid w:val="00882B95"/>
    <w:rsid w:val="00887293"/>
    <w:rsid w:val="0089142E"/>
    <w:rsid w:val="00891906"/>
    <w:rsid w:val="008A0277"/>
    <w:rsid w:val="008A3F95"/>
    <w:rsid w:val="008A4753"/>
    <w:rsid w:val="008A4A66"/>
    <w:rsid w:val="008A603C"/>
    <w:rsid w:val="008B5334"/>
    <w:rsid w:val="008C4DE1"/>
    <w:rsid w:val="008C6BBF"/>
    <w:rsid w:val="008D3DB1"/>
    <w:rsid w:val="008E3656"/>
    <w:rsid w:val="008E716A"/>
    <w:rsid w:val="008F1B0C"/>
    <w:rsid w:val="008F59D4"/>
    <w:rsid w:val="008F7786"/>
    <w:rsid w:val="00905337"/>
    <w:rsid w:val="00905967"/>
    <w:rsid w:val="00910081"/>
    <w:rsid w:val="00917800"/>
    <w:rsid w:val="00921A75"/>
    <w:rsid w:val="009266C2"/>
    <w:rsid w:val="009302B1"/>
    <w:rsid w:val="0093035A"/>
    <w:rsid w:val="0093196D"/>
    <w:rsid w:val="009328A9"/>
    <w:rsid w:val="00943F59"/>
    <w:rsid w:val="00945E74"/>
    <w:rsid w:val="00953C86"/>
    <w:rsid w:val="009540B6"/>
    <w:rsid w:val="009656F0"/>
    <w:rsid w:val="00980215"/>
    <w:rsid w:val="00985140"/>
    <w:rsid w:val="00985C55"/>
    <w:rsid w:val="00987FB6"/>
    <w:rsid w:val="0099175B"/>
    <w:rsid w:val="00993323"/>
    <w:rsid w:val="009A5817"/>
    <w:rsid w:val="009B5970"/>
    <w:rsid w:val="009C1C33"/>
    <w:rsid w:val="009C2AA5"/>
    <w:rsid w:val="009D0EA3"/>
    <w:rsid w:val="009D1153"/>
    <w:rsid w:val="009D7B99"/>
    <w:rsid w:val="009F1EBE"/>
    <w:rsid w:val="009F3E18"/>
    <w:rsid w:val="00A02BC4"/>
    <w:rsid w:val="00A059EE"/>
    <w:rsid w:val="00A07E0C"/>
    <w:rsid w:val="00A123D5"/>
    <w:rsid w:val="00A1585D"/>
    <w:rsid w:val="00A15E2F"/>
    <w:rsid w:val="00A16016"/>
    <w:rsid w:val="00A319E8"/>
    <w:rsid w:val="00A33B47"/>
    <w:rsid w:val="00A343F7"/>
    <w:rsid w:val="00A405A0"/>
    <w:rsid w:val="00A51238"/>
    <w:rsid w:val="00A51811"/>
    <w:rsid w:val="00A55596"/>
    <w:rsid w:val="00A557E4"/>
    <w:rsid w:val="00A60CC5"/>
    <w:rsid w:val="00A62460"/>
    <w:rsid w:val="00A63F3E"/>
    <w:rsid w:val="00A73BC9"/>
    <w:rsid w:val="00A75EFF"/>
    <w:rsid w:val="00A7679F"/>
    <w:rsid w:val="00A805EA"/>
    <w:rsid w:val="00A80FC3"/>
    <w:rsid w:val="00A841F1"/>
    <w:rsid w:val="00A94F10"/>
    <w:rsid w:val="00AA1C66"/>
    <w:rsid w:val="00AA2F3A"/>
    <w:rsid w:val="00AA3F2F"/>
    <w:rsid w:val="00AA7C57"/>
    <w:rsid w:val="00AB2E20"/>
    <w:rsid w:val="00AC72C2"/>
    <w:rsid w:val="00AC798C"/>
    <w:rsid w:val="00AD26E9"/>
    <w:rsid w:val="00AF356F"/>
    <w:rsid w:val="00AF5C8C"/>
    <w:rsid w:val="00B00325"/>
    <w:rsid w:val="00B02ACD"/>
    <w:rsid w:val="00B04ECF"/>
    <w:rsid w:val="00B06A82"/>
    <w:rsid w:val="00B07E7F"/>
    <w:rsid w:val="00B11E8D"/>
    <w:rsid w:val="00B211CF"/>
    <w:rsid w:val="00B21C3A"/>
    <w:rsid w:val="00B30C18"/>
    <w:rsid w:val="00B31056"/>
    <w:rsid w:val="00B32234"/>
    <w:rsid w:val="00B33A47"/>
    <w:rsid w:val="00B348A2"/>
    <w:rsid w:val="00B3554A"/>
    <w:rsid w:val="00B35582"/>
    <w:rsid w:val="00B40945"/>
    <w:rsid w:val="00B44A62"/>
    <w:rsid w:val="00B45E63"/>
    <w:rsid w:val="00B514C8"/>
    <w:rsid w:val="00B662BC"/>
    <w:rsid w:val="00B667A1"/>
    <w:rsid w:val="00B669B6"/>
    <w:rsid w:val="00B70063"/>
    <w:rsid w:val="00B70521"/>
    <w:rsid w:val="00B70580"/>
    <w:rsid w:val="00B74BD4"/>
    <w:rsid w:val="00B87278"/>
    <w:rsid w:val="00B87BA6"/>
    <w:rsid w:val="00B948F5"/>
    <w:rsid w:val="00BA0CE5"/>
    <w:rsid w:val="00BA7AF6"/>
    <w:rsid w:val="00BB29B3"/>
    <w:rsid w:val="00BB30AB"/>
    <w:rsid w:val="00BB4626"/>
    <w:rsid w:val="00BB6620"/>
    <w:rsid w:val="00BC0A60"/>
    <w:rsid w:val="00BC1C8B"/>
    <w:rsid w:val="00BC2774"/>
    <w:rsid w:val="00BE0175"/>
    <w:rsid w:val="00BE4D0F"/>
    <w:rsid w:val="00BE638F"/>
    <w:rsid w:val="00BE6ADD"/>
    <w:rsid w:val="00BE7105"/>
    <w:rsid w:val="00BF09D3"/>
    <w:rsid w:val="00BF2AE8"/>
    <w:rsid w:val="00BF346D"/>
    <w:rsid w:val="00BF3FAE"/>
    <w:rsid w:val="00BF6E0C"/>
    <w:rsid w:val="00C065D4"/>
    <w:rsid w:val="00C10DAD"/>
    <w:rsid w:val="00C12496"/>
    <w:rsid w:val="00C3225F"/>
    <w:rsid w:val="00C33CC4"/>
    <w:rsid w:val="00C50008"/>
    <w:rsid w:val="00C553E7"/>
    <w:rsid w:val="00C55B0A"/>
    <w:rsid w:val="00C57794"/>
    <w:rsid w:val="00C61BA6"/>
    <w:rsid w:val="00C652D6"/>
    <w:rsid w:val="00C673E2"/>
    <w:rsid w:val="00C70FF8"/>
    <w:rsid w:val="00C75915"/>
    <w:rsid w:val="00C80C95"/>
    <w:rsid w:val="00C839EC"/>
    <w:rsid w:val="00C84A94"/>
    <w:rsid w:val="00C94ADB"/>
    <w:rsid w:val="00CA13F1"/>
    <w:rsid w:val="00CA5589"/>
    <w:rsid w:val="00CA5B6A"/>
    <w:rsid w:val="00CA605F"/>
    <w:rsid w:val="00CA7937"/>
    <w:rsid w:val="00CB0B14"/>
    <w:rsid w:val="00CB242B"/>
    <w:rsid w:val="00CB3108"/>
    <w:rsid w:val="00CB45E7"/>
    <w:rsid w:val="00CC254B"/>
    <w:rsid w:val="00CC4BC7"/>
    <w:rsid w:val="00CC5398"/>
    <w:rsid w:val="00CC5D40"/>
    <w:rsid w:val="00CC6E77"/>
    <w:rsid w:val="00CD783E"/>
    <w:rsid w:val="00CE0ABA"/>
    <w:rsid w:val="00CF104D"/>
    <w:rsid w:val="00CF2193"/>
    <w:rsid w:val="00CF224E"/>
    <w:rsid w:val="00CF6524"/>
    <w:rsid w:val="00D008E5"/>
    <w:rsid w:val="00D02D18"/>
    <w:rsid w:val="00D034E0"/>
    <w:rsid w:val="00D06C2B"/>
    <w:rsid w:val="00D14F94"/>
    <w:rsid w:val="00D15A31"/>
    <w:rsid w:val="00D1723A"/>
    <w:rsid w:val="00D2448F"/>
    <w:rsid w:val="00D266AA"/>
    <w:rsid w:val="00D26FBC"/>
    <w:rsid w:val="00D303F3"/>
    <w:rsid w:val="00D32FAB"/>
    <w:rsid w:val="00D36C86"/>
    <w:rsid w:val="00D43C4E"/>
    <w:rsid w:val="00D444CA"/>
    <w:rsid w:val="00D454C0"/>
    <w:rsid w:val="00D524DF"/>
    <w:rsid w:val="00D54701"/>
    <w:rsid w:val="00D54E78"/>
    <w:rsid w:val="00D560EA"/>
    <w:rsid w:val="00D57B18"/>
    <w:rsid w:val="00D615C4"/>
    <w:rsid w:val="00D71D44"/>
    <w:rsid w:val="00D735B0"/>
    <w:rsid w:val="00D838D1"/>
    <w:rsid w:val="00D854D0"/>
    <w:rsid w:val="00D8612F"/>
    <w:rsid w:val="00D9177E"/>
    <w:rsid w:val="00D96808"/>
    <w:rsid w:val="00D97835"/>
    <w:rsid w:val="00DA1C1E"/>
    <w:rsid w:val="00DA244A"/>
    <w:rsid w:val="00DA71A0"/>
    <w:rsid w:val="00DB10A9"/>
    <w:rsid w:val="00DB2794"/>
    <w:rsid w:val="00DB3F12"/>
    <w:rsid w:val="00DB4E86"/>
    <w:rsid w:val="00DB591E"/>
    <w:rsid w:val="00DC1C8D"/>
    <w:rsid w:val="00DC7C8E"/>
    <w:rsid w:val="00DE06EA"/>
    <w:rsid w:val="00DE7039"/>
    <w:rsid w:val="00DE7607"/>
    <w:rsid w:val="00DF1F36"/>
    <w:rsid w:val="00E00ED0"/>
    <w:rsid w:val="00E01997"/>
    <w:rsid w:val="00E0721B"/>
    <w:rsid w:val="00E14499"/>
    <w:rsid w:val="00E27539"/>
    <w:rsid w:val="00E3446C"/>
    <w:rsid w:val="00E3524D"/>
    <w:rsid w:val="00E40BCB"/>
    <w:rsid w:val="00E42FFD"/>
    <w:rsid w:val="00E45802"/>
    <w:rsid w:val="00E45D13"/>
    <w:rsid w:val="00E514C3"/>
    <w:rsid w:val="00E5594A"/>
    <w:rsid w:val="00E574B6"/>
    <w:rsid w:val="00E61F0C"/>
    <w:rsid w:val="00E62316"/>
    <w:rsid w:val="00E67D2C"/>
    <w:rsid w:val="00E71927"/>
    <w:rsid w:val="00E724E0"/>
    <w:rsid w:val="00E73305"/>
    <w:rsid w:val="00E74C59"/>
    <w:rsid w:val="00E94AFE"/>
    <w:rsid w:val="00E9694C"/>
    <w:rsid w:val="00E97B69"/>
    <w:rsid w:val="00EA244D"/>
    <w:rsid w:val="00EA60E9"/>
    <w:rsid w:val="00EA680F"/>
    <w:rsid w:val="00EA6ADF"/>
    <w:rsid w:val="00EB12F1"/>
    <w:rsid w:val="00EB6615"/>
    <w:rsid w:val="00EC345E"/>
    <w:rsid w:val="00EC48B4"/>
    <w:rsid w:val="00EC505D"/>
    <w:rsid w:val="00ED3EEF"/>
    <w:rsid w:val="00EE4CBE"/>
    <w:rsid w:val="00EE611F"/>
    <w:rsid w:val="00EE6286"/>
    <w:rsid w:val="00EE687F"/>
    <w:rsid w:val="00EE7707"/>
    <w:rsid w:val="00EF0C6D"/>
    <w:rsid w:val="00EF0E5F"/>
    <w:rsid w:val="00EF139F"/>
    <w:rsid w:val="00EF3458"/>
    <w:rsid w:val="00F0128C"/>
    <w:rsid w:val="00F01870"/>
    <w:rsid w:val="00F073C9"/>
    <w:rsid w:val="00F10570"/>
    <w:rsid w:val="00F10B71"/>
    <w:rsid w:val="00F32632"/>
    <w:rsid w:val="00F3282C"/>
    <w:rsid w:val="00F376D1"/>
    <w:rsid w:val="00F40981"/>
    <w:rsid w:val="00F40E4E"/>
    <w:rsid w:val="00F41674"/>
    <w:rsid w:val="00F56315"/>
    <w:rsid w:val="00F5757E"/>
    <w:rsid w:val="00F5768C"/>
    <w:rsid w:val="00F60257"/>
    <w:rsid w:val="00F60AAD"/>
    <w:rsid w:val="00F63A61"/>
    <w:rsid w:val="00F74D64"/>
    <w:rsid w:val="00F81200"/>
    <w:rsid w:val="00F8160C"/>
    <w:rsid w:val="00F82088"/>
    <w:rsid w:val="00F83B48"/>
    <w:rsid w:val="00F84136"/>
    <w:rsid w:val="00F90F30"/>
    <w:rsid w:val="00F91E31"/>
    <w:rsid w:val="00F945F8"/>
    <w:rsid w:val="00FA1253"/>
    <w:rsid w:val="00FA1645"/>
    <w:rsid w:val="00FA294D"/>
    <w:rsid w:val="00FA47B1"/>
    <w:rsid w:val="00FA48D5"/>
    <w:rsid w:val="00FB3138"/>
    <w:rsid w:val="00FB327B"/>
    <w:rsid w:val="00FC3DB9"/>
    <w:rsid w:val="00FC4868"/>
    <w:rsid w:val="00FD73B2"/>
    <w:rsid w:val="00FE4C4E"/>
    <w:rsid w:val="00FE56B6"/>
    <w:rsid w:val="00FF4E5B"/>
    <w:rsid w:val="00FF5A2F"/>
    <w:rsid w:val="0A2C1EA3"/>
    <w:rsid w:val="0AAC89CF"/>
    <w:rsid w:val="12A83A49"/>
    <w:rsid w:val="1455B3CA"/>
    <w:rsid w:val="15FF02BA"/>
    <w:rsid w:val="18608B41"/>
    <w:rsid w:val="214578C3"/>
    <w:rsid w:val="21EE5454"/>
    <w:rsid w:val="2B8A92BF"/>
    <w:rsid w:val="2CA86D73"/>
    <w:rsid w:val="2D25B7DB"/>
    <w:rsid w:val="2D4F0168"/>
    <w:rsid w:val="34E43D58"/>
    <w:rsid w:val="38FD104B"/>
    <w:rsid w:val="3BCA231E"/>
    <w:rsid w:val="3EF3A543"/>
    <w:rsid w:val="40B84BFF"/>
    <w:rsid w:val="4590FAB0"/>
    <w:rsid w:val="471F52BA"/>
    <w:rsid w:val="47611A6B"/>
    <w:rsid w:val="47910A05"/>
    <w:rsid w:val="495F7BE1"/>
    <w:rsid w:val="49777E6D"/>
    <w:rsid w:val="49B4ECD6"/>
    <w:rsid w:val="4ADC2129"/>
    <w:rsid w:val="4B641C78"/>
    <w:rsid w:val="4CCE6886"/>
    <w:rsid w:val="4D0603A8"/>
    <w:rsid w:val="4FCB9650"/>
    <w:rsid w:val="5110E534"/>
    <w:rsid w:val="5393D902"/>
    <w:rsid w:val="585D29C3"/>
    <w:rsid w:val="596BDB1F"/>
    <w:rsid w:val="5A655A09"/>
    <w:rsid w:val="5E26CB0D"/>
    <w:rsid w:val="5EF1F68A"/>
    <w:rsid w:val="5F4478A7"/>
    <w:rsid w:val="67EFE17B"/>
    <w:rsid w:val="6AAF5165"/>
    <w:rsid w:val="7288B9D1"/>
    <w:rsid w:val="7677A045"/>
    <w:rsid w:val="77055262"/>
    <w:rsid w:val="77D4E3D7"/>
    <w:rsid w:val="7C9730D4"/>
    <w:rsid w:val="7E951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36D43"/>
  <w15:chartTrackingRefBased/>
  <w15:docId w15:val="{C0CDE18A-7E93-4E31-92B7-C5997D5AB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139A3"/>
    <w:pPr>
      <w:spacing w:after="40"/>
      <w:jc w:val="both"/>
    </w:pPr>
    <w:rPr>
      <w:sz w:val="20"/>
      <w:lang w:val="de-DE"/>
    </w:rPr>
  </w:style>
  <w:style w:type="paragraph" w:styleId="berschrift1">
    <w:name w:val="heading 1"/>
    <w:basedOn w:val="Standard"/>
    <w:next w:val="Standard"/>
    <w:link w:val="berschrift1Zchn"/>
    <w:autoRedefine/>
    <w:uiPriority w:val="9"/>
    <w:qFormat/>
    <w:rsid w:val="00C55B0A"/>
    <w:pPr>
      <w:keepNext/>
      <w:keepLines/>
      <w:numPr>
        <w:numId w:val="3"/>
      </w:numPr>
      <w:spacing w:before="480" w:after="0" w:line="360" w:lineRule="auto"/>
      <w:outlineLvl w:val="0"/>
    </w:pPr>
    <w:rPr>
      <w:rFonts w:asciiTheme="majorHAnsi" w:eastAsia="Times New Roman" w:hAnsiTheme="majorHAnsi"/>
      <w:b/>
      <w:color w:val="4472C4" w:themeColor="accent1"/>
      <w:spacing w:val="-20"/>
      <w:sz w:val="28"/>
      <w:szCs w:val="32"/>
      <w:lang w:val="x-none" w:eastAsia="x-none"/>
    </w:rPr>
  </w:style>
  <w:style w:type="paragraph" w:styleId="berschrift2">
    <w:name w:val="heading 2"/>
    <w:basedOn w:val="Standard"/>
    <w:next w:val="Standard"/>
    <w:link w:val="berschrift2Zchn"/>
    <w:autoRedefine/>
    <w:uiPriority w:val="9"/>
    <w:unhideWhenUsed/>
    <w:qFormat/>
    <w:rsid w:val="00DE06EA"/>
    <w:pPr>
      <w:keepNext/>
      <w:keepLines/>
      <w:numPr>
        <w:ilvl w:val="1"/>
        <w:numId w:val="3"/>
      </w:numPr>
      <w:spacing w:before="300" w:line="360" w:lineRule="auto"/>
      <w:outlineLvl w:val="1"/>
    </w:pPr>
    <w:rPr>
      <w:rFonts w:asciiTheme="majorHAnsi" w:eastAsia="Times New Roman" w:hAnsiTheme="majorHAnsi"/>
      <w:color w:val="4472C4" w:themeColor="accent1"/>
      <w:spacing w:val="-8"/>
      <w:sz w:val="24"/>
      <w:szCs w:val="26"/>
      <w:lang w:val="x-none" w:eastAsia="x-none"/>
    </w:rPr>
  </w:style>
  <w:style w:type="paragraph" w:styleId="berschrift3">
    <w:name w:val="heading 3"/>
    <w:basedOn w:val="Standard"/>
    <w:next w:val="Standard"/>
    <w:link w:val="berschrift3Zchn"/>
    <w:autoRedefine/>
    <w:uiPriority w:val="9"/>
    <w:unhideWhenUsed/>
    <w:qFormat/>
    <w:rsid w:val="009302B1"/>
    <w:pPr>
      <w:keepNext/>
      <w:keepLines/>
      <w:numPr>
        <w:ilvl w:val="2"/>
        <w:numId w:val="1"/>
      </w:numPr>
      <w:spacing w:before="120" w:after="0" w:line="360" w:lineRule="auto"/>
      <w:ind w:left="1224"/>
      <w:outlineLvl w:val="2"/>
    </w:pPr>
    <w:rPr>
      <w:rFonts w:asciiTheme="majorHAnsi" w:eastAsia="Times New Roman" w:hAnsiTheme="majorHAnsi"/>
      <w:color w:val="4472C4" w:themeColor="accent1"/>
      <w:szCs w:val="24"/>
      <w:lang w:val="x-none" w:eastAsia="x-none"/>
    </w:rPr>
  </w:style>
  <w:style w:type="paragraph" w:styleId="berschrift4">
    <w:name w:val="heading 4"/>
    <w:basedOn w:val="Standard"/>
    <w:next w:val="Standard"/>
    <w:link w:val="berschrift4Zchn"/>
    <w:uiPriority w:val="9"/>
    <w:semiHidden/>
    <w:unhideWhenUsed/>
    <w:qFormat/>
    <w:rsid w:val="002930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C55B0A"/>
    <w:rPr>
      <w:rFonts w:asciiTheme="majorHAnsi" w:eastAsia="Times New Roman" w:hAnsiTheme="majorHAnsi"/>
      <w:b/>
      <w:color w:val="4472C4" w:themeColor="accent1"/>
      <w:spacing w:val="-20"/>
      <w:sz w:val="28"/>
      <w:szCs w:val="32"/>
      <w:lang w:val="x-none" w:eastAsia="x-none"/>
    </w:rPr>
  </w:style>
  <w:style w:type="character" w:customStyle="1" w:styleId="berschrift2Zchn">
    <w:name w:val="Überschrift 2 Zchn"/>
    <w:link w:val="berschrift2"/>
    <w:uiPriority w:val="9"/>
    <w:rsid w:val="00DE06EA"/>
    <w:rPr>
      <w:rFonts w:asciiTheme="majorHAnsi" w:eastAsia="Times New Roman" w:hAnsiTheme="majorHAnsi"/>
      <w:color w:val="4472C4" w:themeColor="accent1"/>
      <w:spacing w:val="-8"/>
      <w:sz w:val="24"/>
      <w:szCs w:val="26"/>
      <w:lang w:val="x-none" w:eastAsia="x-none"/>
    </w:rPr>
  </w:style>
  <w:style w:type="character" w:customStyle="1" w:styleId="berschrift3Zchn">
    <w:name w:val="Überschrift 3 Zchn"/>
    <w:link w:val="berschrift3"/>
    <w:uiPriority w:val="9"/>
    <w:rsid w:val="009302B1"/>
    <w:rPr>
      <w:rFonts w:asciiTheme="majorHAnsi" w:eastAsia="Times New Roman" w:hAnsiTheme="majorHAnsi"/>
      <w:color w:val="4472C4" w:themeColor="accent1"/>
      <w:sz w:val="20"/>
      <w:szCs w:val="24"/>
      <w:lang w:val="x-none" w:eastAsia="x-none"/>
    </w:rPr>
  </w:style>
  <w:style w:type="paragraph" w:styleId="Listenabsatz">
    <w:name w:val="List Paragraph"/>
    <w:basedOn w:val="Standard"/>
    <w:uiPriority w:val="34"/>
    <w:qFormat/>
    <w:rsid w:val="00BB4626"/>
    <w:pPr>
      <w:ind w:left="720"/>
      <w:contextualSpacing/>
    </w:pPr>
  </w:style>
  <w:style w:type="character" w:styleId="Fett">
    <w:name w:val="Strong"/>
    <w:basedOn w:val="Absatz-Standardschriftart"/>
    <w:uiPriority w:val="22"/>
    <w:qFormat/>
    <w:rsid w:val="00CC5398"/>
    <w:rPr>
      <w:b/>
      <w:bCs/>
    </w:rPr>
  </w:style>
  <w:style w:type="character" w:styleId="Hyperlink">
    <w:name w:val="Hyperlink"/>
    <w:basedOn w:val="Absatz-Standardschriftart"/>
    <w:uiPriority w:val="99"/>
    <w:unhideWhenUsed/>
    <w:rsid w:val="00CC5398"/>
    <w:rPr>
      <w:color w:val="0000FF"/>
      <w:u w:val="single"/>
    </w:rPr>
  </w:style>
  <w:style w:type="paragraph" w:styleId="Funotentext">
    <w:name w:val="footnote text"/>
    <w:basedOn w:val="Standard"/>
    <w:link w:val="FunotentextZchn"/>
    <w:uiPriority w:val="99"/>
    <w:semiHidden/>
    <w:unhideWhenUsed/>
    <w:rsid w:val="004C2926"/>
    <w:pPr>
      <w:spacing w:after="0" w:line="240" w:lineRule="auto"/>
    </w:pPr>
    <w:rPr>
      <w:szCs w:val="20"/>
    </w:rPr>
  </w:style>
  <w:style w:type="character" w:customStyle="1" w:styleId="FunotentextZchn">
    <w:name w:val="Fußnotentext Zchn"/>
    <w:basedOn w:val="Absatz-Standardschriftart"/>
    <w:link w:val="Funotentext"/>
    <w:uiPriority w:val="99"/>
    <w:semiHidden/>
    <w:rsid w:val="004C2926"/>
    <w:rPr>
      <w:sz w:val="20"/>
      <w:szCs w:val="20"/>
      <w:lang w:val="de-DE"/>
    </w:rPr>
  </w:style>
  <w:style w:type="character" w:styleId="Funotenzeichen">
    <w:name w:val="footnote reference"/>
    <w:basedOn w:val="Absatz-Standardschriftart"/>
    <w:uiPriority w:val="99"/>
    <w:semiHidden/>
    <w:unhideWhenUsed/>
    <w:rsid w:val="004C2926"/>
    <w:rPr>
      <w:vertAlign w:val="superscript"/>
    </w:rPr>
  </w:style>
  <w:style w:type="character" w:styleId="NichtaufgelsteErwhnung">
    <w:name w:val="Unresolved Mention"/>
    <w:basedOn w:val="Absatz-Standardschriftart"/>
    <w:uiPriority w:val="99"/>
    <w:semiHidden/>
    <w:unhideWhenUsed/>
    <w:rsid w:val="00F63A61"/>
    <w:rPr>
      <w:color w:val="605E5C"/>
      <w:shd w:val="clear" w:color="auto" w:fill="E1DFDD"/>
    </w:rPr>
  </w:style>
  <w:style w:type="paragraph" w:styleId="Kopfzeile">
    <w:name w:val="header"/>
    <w:basedOn w:val="Standard"/>
    <w:link w:val="KopfzeileZchn"/>
    <w:uiPriority w:val="99"/>
    <w:unhideWhenUsed/>
    <w:rsid w:val="004C7707"/>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4C7707"/>
    <w:rPr>
      <w:lang w:val="de-DE"/>
    </w:rPr>
  </w:style>
  <w:style w:type="paragraph" w:styleId="Fuzeile">
    <w:name w:val="footer"/>
    <w:basedOn w:val="Standard"/>
    <w:link w:val="FuzeileZchn"/>
    <w:uiPriority w:val="99"/>
    <w:unhideWhenUsed/>
    <w:rsid w:val="004C7707"/>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4C7707"/>
    <w:rPr>
      <w:lang w:val="de-DE"/>
    </w:rPr>
  </w:style>
  <w:style w:type="paragraph" w:styleId="Beschriftung">
    <w:name w:val="caption"/>
    <w:basedOn w:val="Standard"/>
    <w:next w:val="Standard"/>
    <w:uiPriority w:val="35"/>
    <w:unhideWhenUsed/>
    <w:qFormat/>
    <w:rsid w:val="0014033C"/>
    <w:pPr>
      <w:spacing w:after="200" w:line="240" w:lineRule="auto"/>
    </w:pPr>
    <w:rPr>
      <w:i/>
      <w:iCs/>
      <w:color w:val="44546A" w:themeColor="text2"/>
      <w:sz w:val="18"/>
      <w:szCs w:val="18"/>
    </w:rPr>
  </w:style>
  <w:style w:type="character" w:customStyle="1" w:styleId="tlid-translation">
    <w:name w:val="tlid-translation"/>
    <w:basedOn w:val="Absatz-Standardschriftart"/>
    <w:rsid w:val="00BF09D3"/>
  </w:style>
  <w:style w:type="character" w:styleId="Buchtitel">
    <w:name w:val="Book Title"/>
    <w:basedOn w:val="Absatz-Standardschriftart"/>
    <w:uiPriority w:val="33"/>
    <w:qFormat/>
    <w:rsid w:val="00A319E8"/>
    <w:rPr>
      <w:b/>
      <w:bCs/>
      <w:smallCaps/>
      <w:spacing w:val="5"/>
    </w:rPr>
  </w:style>
  <w:style w:type="paragraph" w:customStyle="1" w:styleId="MikeTitel">
    <w:name w:val="Mike_Titel"/>
    <w:basedOn w:val="Standard"/>
    <w:link w:val="MikeTitelZchn"/>
    <w:qFormat/>
    <w:rsid w:val="00A319E8"/>
    <w:pPr>
      <w:autoSpaceDE w:val="0"/>
      <w:autoSpaceDN w:val="0"/>
      <w:spacing w:after="120" w:line="360" w:lineRule="auto"/>
    </w:pPr>
    <w:rPr>
      <w:rFonts w:ascii="Arial" w:eastAsia="Times New Roman" w:hAnsi="Arial" w:cs="Times New Roman"/>
      <w:b/>
      <w:smallCaps/>
      <w:sz w:val="32"/>
      <w:szCs w:val="24"/>
      <w:lang w:eastAsia="de-DE"/>
    </w:rPr>
  </w:style>
  <w:style w:type="character" w:customStyle="1" w:styleId="MikeTitelZchn">
    <w:name w:val="Mike_Titel Zchn"/>
    <w:basedOn w:val="Absatz-Standardschriftart"/>
    <w:link w:val="MikeTitel"/>
    <w:rsid w:val="00A319E8"/>
    <w:rPr>
      <w:rFonts w:ascii="Arial" w:eastAsia="Times New Roman" w:hAnsi="Arial" w:cs="Times New Roman"/>
      <w:b/>
      <w:smallCaps/>
      <w:sz w:val="32"/>
      <w:szCs w:val="24"/>
      <w:lang w:val="de-DE" w:eastAsia="de-DE"/>
    </w:rPr>
  </w:style>
  <w:style w:type="paragraph" w:styleId="Inhaltsverzeichnisberschrift">
    <w:name w:val="TOC Heading"/>
    <w:basedOn w:val="berschrift1"/>
    <w:next w:val="Standard"/>
    <w:uiPriority w:val="39"/>
    <w:unhideWhenUsed/>
    <w:qFormat/>
    <w:rsid w:val="00B00325"/>
    <w:pPr>
      <w:numPr>
        <w:numId w:val="0"/>
      </w:numPr>
      <w:spacing w:before="240" w:line="259" w:lineRule="auto"/>
      <w:jc w:val="left"/>
      <w:outlineLvl w:val="9"/>
    </w:pPr>
    <w:rPr>
      <w:rFonts w:eastAsiaTheme="majorEastAsia" w:cstheme="majorBidi"/>
      <w:b w:val="0"/>
      <w:color w:val="2F5496" w:themeColor="accent1" w:themeShade="BF"/>
      <w:spacing w:val="0"/>
      <w:lang w:val="en-US" w:eastAsia="en-US"/>
    </w:rPr>
  </w:style>
  <w:style w:type="paragraph" w:styleId="Verzeichnis1">
    <w:name w:val="toc 1"/>
    <w:basedOn w:val="Standard"/>
    <w:next w:val="Standard"/>
    <w:autoRedefine/>
    <w:uiPriority w:val="39"/>
    <w:unhideWhenUsed/>
    <w:rsid w:val="00B00325"/>
    <w:pPr>
      <w:spacing w:after="100"/>
    </w:pPr>
  </w:style>
  <w:style w:type="paragraph" w:styleId="Verzeichnis2">
    <w:name w:val="toc 2"/>
    <w:basedOn w:val="Standard"/>
    <w:next w:val="Standard"/>
    <w:autoRedefine/>
    <w:uiPriority w:val="39"/>
    <w:unhideWhenUsed/>
    <w:rsid w:val="00B00325"/>
    <w:pPr>
      <w:spacing w:after="100"/>
      <w:ind w:left="220"/>
    </w:pPr>
  </w:style>
  <w:style w:type="paragraph" w:styleId="Abbildungsverzeichnis">
    <w:name w:val="table of figures"/>
    <w:basedOn w:val="Standard"/>
    <w:next w:val="Standard"/>
    <w:uiPriority w:val="99"/>
    <w:unhideWhenUsed/>
    <w:rsid w:val="008A0277"/>
    <w:pPr>
      <w:spacing w:after="0"/>
    </w:pPr>
  </w:style>
  <w:style w:type="paragraph" w:styleId="Verzeichnis3">
    <w:name w:val="toc 3"/>
    <w:basedOn w:val="Standard"/>
    <w:next w:val="Standard"/>
    <w:autoRedefine/>
    <w:uiPriority w:val="39"/>
    <w:unhideWhenUsed/>
    <w:rsid w:val="00F40E4E"/>
    <w:pPr>
      <w:spacing w:after="100"/>
      <w:ind w:left="400"/>
    </w:pPr>
  </w:style>
  <w:style w:type="table" w:styleId="Tabellenraster">
    <w:name w:val="Table Grid"/>
    <w:basedOn w:val="NormaleTabelle"/>
    <w:uiPriority w:val="39"/>
    <w:rsid w:val="00234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
    <w:name w:val="Grid Table 2"/>
    <w:basedOn w:val="NormaleTabelle"/>
    <w:uiPriority w:val="47"/>
    <w:rsid w:val="0009364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936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Vorformatiert">
    <w:name w:val="HTML Preformatted"/>
    <w:basedOn w:val="Standard"/>
    <w:link w:val="HTMLVorformatiertZchn"/>
    <w:uiPriority w:val="99"/>
    <w:semiHidden/>
    <w:unhideWhenUsed/>
    <w:rsid w:val="00CA1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en-US"/>
    </w:rPr>
  </w:style>
  <w:style w:type="character" w:customStyle="1" w:styleId="HTMLVorformatiertZchn">
    <w:name w:val="HTML Vorformatiert Zchn"/>
    <w:basedOn w:val="Absatz-Standardschriftart"/>
    <w:link w:val="HTMLVorformatiert"/>
    <w:uiPriority w:val="99"/>
    <w:semiHidden/>
    <w:rsid w:val="00CA13F1"/>
    <w:rPr>
      <w:rFonts w:ascii="Courier New" w:eastAsia="Times New Roman" w:hAnsi="Courier New" w:cs="Courier New"/>
      <w:sz w:val="20"/>
      <w:szCs w:val="20"/>
    </w:rPr>
  </w:style>
  <w:style w:type="character" w:customStyle="1" w:styleId="berschrift4Zchn">
    <w:name w:val="Überschrift 4 Zchn"/>
    <w:basedOn w:val="Absatz-Standardschriftart"/>
    <w:link w:val="berschrift4"/>
    <w:uiPriority w:val="9"/>
    <w:semiHidden/>
    <w:rsid w:val="0029309F"/>
    <w:rPr>
      <w:rFonts w:asciiTheme="majorHAnsi" w:eastAsiaTheme="majorEastAsia" w:hAnsiTheme="majorHAnsi" w:cstheme="majorBidi"/>
      <w:i/>
      <w:iCs/>
      <w:color w:val="2F5496" w:themeColor="accent1" w:themeShade="BF"/>
      <w:sz w:val="20"/>
      <w:lang w:val="de-DE"/>
    </w:rPr>
  </w:style>
  <w:style w:type="paragraph" w:styleId="Literaturverzeichnis">
    <w:name w:val="Bibliography"/>
    <w:basedOn w:val="Standard"/>
    <w:next w:val="Standard"/>
    <w:uiPriority w:val="37"/>
    <w:unhideWhenUsed/>
    <w:rsid w:val="0029309F"/>
  </w:style>
  <w:style w:type="paragraph" w:styleId="berarbeitung">
    <w:name w:val="Revision"/>
    <w:hidden/>
    <w:uiPriority w:val="99"/>
    <w:semiHidden/>
    <w:rsid w:val="00DB2794"/>
    <w:pPr>
      <w:spacing w:after="0" w:line="240" w:lineRule="auto"/>
    </w:pPr>
    <w:rPr>
      <w:sz w:val="20"/>
      <w:lang w:val="de-DE"/>
    </w:rPr>
  </w:style>
  <w:style w:type="paragraph" w:styleId="Sprechblasentext">
    <w:name w:val="Balloon Text"/>
    <w:basedOn w:val="Standard"/>
    <w:link w:val="SprechblasentextZchn"/>
    <w:uiPriority w:val="99"/>
    <w:semiHidden/>
    <w:unhideWhenUsed/>
    <w:rsid w:val="00DB279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2794"/>
    <w:rPr>
      <w:rFonts w:ascii="Segoe UI" w:hAnsi="Segoe UI" w:cs="Segoe UI"/>
      <w:sz w:val="18"/>
      <w:szCs w:val="18"/>
      <w:lang w:val="de-DE"/>
    </w:rPr>
  </w:style>
  <w:style w:type="character" w:styleId="Kommentarzeichen">
    <w:name w:val="annotation reference"/>
    <w:basedOn w:val="Absatz-Standardschriftart"/>
    <w:uiPriority w:val="99"/>
    <w:semiHidden/>
    <w:unhideWhenUsed/>
    <w:rsid w:val="00F0128C"/>
    <w:rPr>
      <w:sz w:val="16"/>
      <w:szCs w:val="16"/>
    </w:rPr>
  </w:style>
  <w:style w:type="paragraph" w:styleId="Kommentartext">
    <w:name w:val="annotation text"/>
    <w:basedOn w:val="Standard"/>
    <w:link w:val="KommentartextZchn"/>
    <w:uiPriority w:val="99"/>
    <w:semiHidden/>
    <w:unhideWhenUsed/>
    <w:rsid w:val="00F0128C"/>
    <w:pPr>
      <w:spacing w:line="240" w:lineRule="auto"/>
    </w:pPr>
    <w:rPr>
      <w:szCs w:val="20"/>
    </w:rPr>
  </w:style>
  <w:style w:type="character" w:customStyle="1" w:styleId="KommentartextZchn">
    <w:name w:val="Kommentartext Zchn"/>
    <w:basedOn w:val="Absatz-Standardschriftart"/>
    <w:link w:val="Kommentartext"/>
    <w:uiPriority w:val="99"/>
    <w:semiHidden/>
    <w:rsid w:val="00F0128C"/>
    <w:rPr>
      <w:sz w:val="20"/>
      <w:szCs w:val="20"/>
      <w:lang w:val="de-DE"/>
    </w:rPr>
  </w:style>
  <w:style w:type="paragraph" w:styleId="Kommentarthema">
    <w:name w:val="annotation subject"/>
    <w:basedOn w:val="Kommentartext"/>
    <w:next w:val="Kommentartext"/>
    <w:link w:val="KommentarthemaZchn"/>
    <w:uiPriority w:val="99"/>
    <w:semiHidden/>
    <w:unhideWhenUsed/>
    <w:rsid w:val="00F0128C"/>
    <w:rPr>
      <w:b/>
      <w:bCs/>
    </w:rPr>
  </w:style>
  <w:style w:type="character" w:customStyle="1" w:styleId="KommentarthemaZchn">
    <w:name w:val="Kommentarthema Zchn"/>
    <w:basedOn w:val="KommentartextZchn"/>
    <w:link w:val="Kommentarthema"/>
    <w:uiPriority w:val="99"/>
    <w:semiHidden/>
    <w:rsid w:val="00F0128C"/>
    <w:rPr>
      <w:b/>
      <w:bCs/>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793">
      <w:bodyDiv w:val="1"/>
      <w:marLeft w:val="0"/>
      <w:marRight w:val="0"/>
      <w:marTop w:val="0"/>
      <w:marBottom w:val="0"/>
      <w:divBdr>
        <w:top w:val="none" w:sz="0" w:space="0" w:color="auto"/>
        <w:left w:val="none" w:sz="0" w:space="0" w:color="auto"/>
        <w:bottom w:val="none" w:sz="0" w:space="0" w:color="auto"/>
        <w:right w:val="none" w:sz="0" w:space="0" w:color="auto"/>
      </w:divBdr>
    </w:div>
    <w:div w:id="3825659">
      <w:bodyDiv w:val="1"/>
      <w:marLeft w:val="0"/>
      <w:marRight w:val="0"/>
      <w:marTop w:val="0"/>
      <w:marBottom w:val="0"/>
      <w:divBdr>
        <w:top w:val="none" w:sz="0" w:space="0" w:color="auto"/>
        <w:left w:val="none" w:sz="0" w:space="0" w:color="auto"/>
        <w:bottom w:val="none" w:sz="0" w:space="0" w:color="auto"/>
        <w:right w:val="none" w:sz="0" w:space="0" w:color="auto"/>
      </w:divBdr>
    </w:div>
    <w:div w:id="23555126">
      <w:bodyDiv w:val="1"/>
      <w:marLeft w:val="0"/>
      <w:marRight w:val="0"/>
      <w:marTop w:val="0"/>
      <w:marBottom w:val="0"/>
      <w:divBdr>
        <w:top w:val="none" w:sz="0" w:space="0" w:color="auto"/>
        <w:left w:val="none" w:sz="0" w:space="0" w:color="auto"/>
        <w:bottom w:val="none" w:sz="0" w:space="0" w:color="auto"/>
        <w:right w:val="none" w:sz="0" w:space="0" w:color="auto"/>
      </w:divBdr>
    </w:div>
    <w:div w:id="52118267">
      <w:bodyDiv w:val="1"/>
      <w:marLeft w:val="0"/>
      <w:marRight w:val="0"/>
      <w:marTop w:val="0"/>
      <w:marBottom w:val="0"/>
      <w:divBdr>
        <w:top w:val="none" w:sz="0" w:space="0" w:color="auto"/>
        <w:left w:val="none" w:sz="0" w:space="0" w:color="auto"/>
        <w:bottom w:val="none" w:sz="0" w:space="0" w:color="auto"/>
        <w:right w:val="none" w:sz="0" w:space="0" w:color="auto"/>
      </w:divBdr>
    </w:div>
    <w:div w:id="89395528">
      <w:bodyDiv w:val="1"/>
      <w:marLeft w:val="0"/>
      <w:marRight w:val="0"/>
      <w:marTop w:val="0"/>
      <w:marBottom w:val="0"/>
      <w:divBdr>
        <w:top w:val="none" w:sz="0" w:space="0" w:color="auto"/>
        <w:left w:val="none" w:sz="0" w:space="0" w:color="auto"/>
        <w:bottom w:val="none" w:sz="0" w:space="0" w:color="auto"/>
        <w:right w:val="none" w:sz="0" w:space="0" w:color="auto"/>
      </w:divBdr>
    </w:div>
    <w:div w:id="112527663">
      <w:bodyDiv w:val="1"/>
      <w:marLeft w:val="0"/>
      <w:marRight w:val="0"/>
      <w:marTop w:val="0"/>
      <w:marBottom w:val="0"/>
      <w:divBdr>
        <w:top w:val="none" w:sz="0" w:space="0" w:color="auto"/>
        <w:left w:val="none" w:sz="0" w:space="0" w:color="auto"/>
        <w:bottom w:val="none" w:sz="0" w:space="0" w:color="auto"/>
        <w:right w:val="none" w:sz="0" w:space="0" w:color="auto"/>
      </w:divBdr>
    </w:div>
    <w:div w:id="199829531">
      <w:bodyDiv w:val="1"/>
      <w:marLeft w:val="0"/>
      <w:marRight w:val="0"/>
      <w:marTop w:val="0"/>
      <w:marBottom w:val="0"/>
      <w:divBdr>
        <w:top w:val="none" w:sz="0" w:space="0" w:color="auto"/>
        <w:left w:val="none" w:sz="0" w:space="0" w:color="auto"/>
        <w:bottom w:val="none" w:sz="0" w:space="0" w:color="auto"/>
        <w:right w:val="none" w:sz="0" w:space="0" w:color="auto"/>
      </w:divBdr>
    </w:div>
    <w:div w:id="263652631">
      <w:bodyDiv w:val="1"/>
      <w:marLeft w:val="0"/>
      <w:marRight w:val="0"/>
      <w:marTop w:val="0"/>
      <w:marBottom w:val="0"/>
      <w:divBdr>
        <w:top w:val="none" w:sz="0" w:space="0" w:color="auto"/>
        <w:left w:val="none" w:sz="0" w:space="0" w:color="auto"/>
        <w:bottom w:val="none" w:sz="0" w:space="0" w:color="auto"/>
        <w:right w:val="none" w:sz="0" w:space="0" w:color="auto"/>
      </w:divBdr>
    </w:div>
    <w:div w:id="285239854">
      <w:bodyDiv w:val="1"/>
      <w:marLeft w:val="0"/>
      <w:marRight w:val="0"/>
      <w:marTop w:val="0"/>
      <w:marBottom w:val="0"/>
      <w:divBdr>
        <w:top w:val="none" w:sz="0" w:space="0" w:color="auto"/>
        <w:left w:val="none" w:sz="0" w:space="0" w:color="auto"/>
        <w:bottom w:val="none" w:sz="0" w:space="0" w:color="auto"/>
        <w:right w:val="none" w:sz="0" w:space="0" w:color="auto"/>
      </w:divBdr>
    </w:div>
    <w:div w:id="331954803">
      <w:bodyDiv w:val="1"/>
      <w:marLeft w:val="0"/>
      <w:marRight w:val="0"/>
      <w:marTop w:val="0"/>
      <w:marBottom w:val="0"/>
      <w:divBdr>
        <w:top w:val="none" w:sz="0" w:space="0" w:color="auto"/>
        <w:left w:val="none" w:sz="0" w:space="0" w:color="auto"/>
        <w:bottom w:val="none" w:sz="0" w:space="0" w:color="auto"/>
        <w:right w:val="none" w:sz="0" w:space="0" w:color="auto"/>
      </w:divBdr>
    </w:div>
    <w:div w:id="342054401">
      <w:bodyDiv w:val="1"/>
      <w:marLeft w:val="0"/>
      <w:marRight w:val="0"/>
      <w:marTop w:val="0"/>
      <w:marBottom w:val="0"/>
      <w:divBdr>
        <w:top w:val="none" w:sz="0" w:space="0" w:color="auto"/>
        <w:left w:val="none" w:sz="0" w:space="0" w:color="auto"/>
        <w:bottom w:val="none" w:sz="0" w:space="0" w:color="auto"/>
        <w:right w:val="none" w:sz="0" w:space="0" w:color="auto"/>
      </w:divBdr>
      <w:divsChild>
        <w:div w:id="1549955070">
          <w:marLeft w:val="0"/>
          <w:marRight w:val="0"/>
          <w:marTop w:val="0"/>
          <w:marBottom w:val="0"/>
          <w:divBdr>
            <w:top w:val="none" w:sz="0" w:space="0" w:color="auto"/>
            <w:left w:val="none" w:sz="0" w:space="0" w:color="auto"/>
            <w:bottom w:val="none" w:sz="0" w:space="0" w:color="auto"/>
            <w:right w:val="none" w:sz="0" w:space="0" w:color="auto"/>
          </w:divBdr>
        </w:div>
      </w:divsChild>
    </w:div>
    <w:div w:id="345252965">
      <w:bodyDiv w:val="1"/>
      <w:marLeft w:val="0"/>
      <w:marRight w:val="0"/>
      <w:marTop w:val="0"/>
      <w:marBottom w:val="0"/>
      <w:divBdr>
        <w:top w:val="none" w:sz="0" w:space="0" w:color="auto"/>
        <w:left w:val="none" w:sz="0" w:space="0" w:color="auto"/>
        <w:bottom w:val="none" w:sz="0" w:space="0" w:color="auto"/>
        <w:right w:val="none" w:sz="0" w:space="0" w:color="auto"/>
      </w:divBdr>
    </w:div>
    <w:div w:id="415633857">
      <w:bodyDiv w:val="1"/>
      <w:marLeft w:val="0"/>
      <w:marRight w:val="0"/>
      <w:marTop w:val="0"/>
      <w:marBottom w:val="0"/>
      <w:divBdr>
        <w:top w:val="none" w:sz="0" w:space="0" w:color="auto"/>
        <w:left w:val="none" w:sz="0" w:space="0" w:color="auto"/>
        <w:bottom w:val="none" w:sz="0" w:space="0" w:color="auto"/>
        <w:right w:val="none" w:sz="0" w:space="0" w:color="auto"/>
      </w:divBdr>
    </w:div>
    <w:div w:id="451293378">
      <w:bodyDiv w:val="1"/>
      <w:marLeft w:val="0"/>
      <w:marRight w:val="0"/>
      <w:marTop w:val="0"/>
      <w:marBottom w:val="0"/>
      <w:divBdr>
        <w:top w:val="none" w:sz="0" w:space="0" w:color="auto"/>
        <w:left w:val="none" w:sz="0" w:space="0" w:color="auto"/>
        <w:bottom w:val="none" w:sz="0" w:space="0" w:color="auto"/>
        <w:right w:val="none" w:sz="0" w:space="0" w:color="auto"/>
      </w:divBdr>
    </w:div>
    <w:div w:id="460460869">
      <w:bodyDiv w:val="1"/>
      <w:marLeft w:val="0"/>
      <w:marRight w:val="0"/>
      <w:marTop w:val="0"/>
      <w:marBottom w:val="0"/>
      <w:divBdr>
        <w:top w:val="none" w:sz="0" w:space="0" w:color="auto"/>
        <w:left w:val="none" w:sz="0" w:space="0" w:color="auto"/>
        <w:bottom w:val="none" w:sz="0" w:space="0" w:color="auto"/>
        <w:right w:val="none" w:sz="0" w:space="0" w:color="auto"/>
      </w:divBdr>
    </w:div>
    <w:div w:id="518667919">
      <w:bodyDiv w:val="1"/>
      <w:marLeft w:val="0"/>
      <w:marRight w:val="0"/>
      <w:marTop w:val="0"/>
      <w:marBottom w:val="0"/>
      <w:divBdr>
        <w:top w:val="none" w:sz="0" w:space="0" w:color="auto"/>
        <w:left w:val="none" w:sz="0" w:space="0" w:color="auto"/>
        <w:bottom w:val="none" w:sz="0" w:space="0" w:color="auto"/>
        <w:right w:val="none" w:sz="0" w:space="0" w:color="auto"/>
      </w:divBdr>
    </w:div>
    <w:div w:id="625964753">
      <w:bodyDiv w:val="1"/>
      <w:marLeft w:val="0"/>
      <w:marRight w:val="0"/>
      <w:marTop w:val="0"/>
      <w:marBottom w:val="0"/>
      <w:divBdr>
        <w:top w:val="none" w:sz="0" w:space="0" w:color="auto"/>
        <w:left w:val="none" w:sz="0" w:space="0" w:color="auto"/>
        <w:bottom w:val="none" w:sz="0" w:space="0" w:color="auto"/>
        <w:right w:val="none" w:sz="0" w:space="0" w:color="auto"/>
      </w:divBdr>
    </w:div>
    <w:div w:id="677121217">
      <w:bodyDiv w:val="1"/>
      <w:marLeft w:val="0"/>
      <w:marRight w:val="0"/>
      <w:marTop w:val="0"/>
      <w:marBottom w:val="0"/>
      <w:divBdr>
        <w:top w:val="none" w:sz="0" w:space="0" w:color="auto"/>
        <w:left w:val="none" w:sz="0" w:space="0" w:color="auto"/>
        <w:bottom w:val="none" w:sz="0" w:space="0" w:color="auto"/>
        <w:right w:val="none" w:sz="0" w:space="0" w:color="auto"/>
      </w:divBdr>
    </w:div>
    <w:div w:id="682172382">
      <w:bodyDiv w:val="1"/>
      <w:marLeft w:val="0"/>
      <w:marRight w:val="0"/>
      <w:marTop w:val="0"/>
      <w:marBottom w:val="0"/>
      <w:divBdr>
        <w:top w:val="none" w:sz="0" w:space="0" w:color="auto"/>
        <w:left w:val="none" w:sz="0" w:space="0" w:color="auto"/>
        <w:bottom w:val="none" w:sz="0" w:space="0" w:color="auto"/>
        <w:right w:val="none" w:sz="0" w:space="0" w:color="auto"/>
      </w:divBdr>
    </w:div>
    <w:div w:id="685592134">
      <w:bodyDiv w:val="1"/>
      <w:marLeft w:val="0"/>
      <w:marRight w:val="0"/>
      <w:marTop w:val="0"/>
      <w:marBottom w:val="0"/>
      <w:divBdr>
        <w:top w:val="none" w:sz="0" w:space="0" w:color="auto"/>
        <w:left w:val="none" w:sz="0" w:space="0" w:color="auto"/>
        <w:bottom w:val="none" w:sz="0" w:space="0" w:color="auto"/>
        <w:right w:val="none" w:sz="0" w:space="0" w:color="auto"/>
      </w:divBdr>
    </w:div>
    <w:div w:id="734006781">
      <w:bodyDiv w:val="1"/>
      <w:marLeft w:val="0"/>
      <w:marRight w:val="0"/>
      <w:marTop w:val="0"/>
      <w:marBottom w:val="0"/>
      <w:divBdr>
        <w:top w:val="none" w:sz="0" w:space="0" w:color="auto"/>
        <w:left w:val="none" w:sz="0" w:space="0" w:color="auto"/>
        <w:bottom w:val="none" w:sz="0" w:space="0" w:color="auto"/>
        <w:right w:val="none" w:sz="0" w:space="0" w:color="auto"/>
      </w:divBdr>
    </w:div>
    <w:div w:id="799343746">
      <w:bodyDiv w:val="1"/>
      <w:marLeft w:val="0"/>
      <w:marRight w:val="0"/>
      <w:marTop w:val="0"/>
      <w:marBottom w:val="0"/>
      <w:divBdr>
        <w:top w:val="none" w:sz="0" w:space="0" w:color="auto"/>
        <w:left w:val="none" w:sz="0" w:space="0" w:color="auto"/>
        <w:bottom w:val="none" w:sz="0" w:space="0" w:color="auto"/>
        <w:right w:val="none" w:sz="0" w:space="0" w:color="auto"/>
      </w:divBdr>
    </w:div>
    <w:div w:id="863246694">
      <w:bodyDiv w:val="1"/>
      <w:marLeft w:val="0"/>
      <w:marRight w:val="0"/>
      <w:marTop w:val="0"/>
      <w:marBottom w:val="0"/>
      <w:divBdr>
        <w:top w:val="none" w:sz="0" w:space="0" w:color="auto"/>
        <w:left w:val="none" w:sz="0" w:space="0" w:color="auto"/>
        <w:bottom w:val="none" w:sz="0" w:space="0" w:color="auto"/>
        <w:right w:val="none" w:sz="0" w:space="0" w:color="auto"/>
      </w:divBdr>
    </w:div>
    <w:div w:id="927664255">
      <w:bodyDiv w:val="1"/>
      <w:marLeft w:val="0"/>
      <w:marRight w:val="0"/>
      <w:marTop w:val="0"/>
      <w:marBottom w:val="0"/>
      <w:divBdr>
        <w:top w:val="none" w:sz="0" w:space="0" w:color="auto"/>
        <w:left w:val="none" w:sz="0" w:space="0" w:color="auto"/>
        <w:bottom w:val="none" w:sz="0" w:space="0" w:color="auto"/>
        <w:right w:val="none" w:sz="0" w:space="0" w:color="auto"/>
      </w:divBdr>
    </w:div>
    <w:div w:id="942299507">
      <w:bodyDiv w:val="1"/>
      <w:marLeft w:val="0"/>
      <w:marRight w:val="0"/>
      <w:marTop w:val="0"/>
      <w:marBottom w:val="0"/>
      <w:divBdr>
        <w:top w:val="none" w:sz="0" w:space="0" w:color="auto"/>
        <w:left w:val="none" w:sz="0" w:space="0" w:color="auto"/>
        <w:bottom w:val="none" w:sz="0" w:space="0" w:color="auto"/>
        <w:right w:val="none" w:sz="0" w:space="0" w:color="auto"/>
      </w:divBdr>
    </w:div>
    <w:div w:id="974141717">
      <w:bodyDiv w:val="1"/>
      <w:marLeft w:val="0"/>
      <w:marRight w:val="0"/>
      <w:marTop w:val="0"/>
      <w:marBottom w:val="0"/>
      <w:divBdr>
        <w:top w:val="none" w:sz="0" w:space="0" w:color="auto"/>
        <w:left w:val="none" w:sz="0" w:space="0" w:color="auto"/>
        <w:bottom w:val="none" w:sz="0" w:space="0" w:color="auto"/>
        <w:right w:val="none" w:sz="0" w:space="0" w:color="auto"/>
      </w:divBdr>
    </w:div>
    <w:div w:id="975066156">
      <w:bodyDiv w:val="1"/>
      <w:marLeft w:val="0"/>
      <w:marRight w:val="0"/>
      <w:marTop w:val="0"/>
      <w:marBottom w:val="0"/>
      <w:divBdr>
        <w:top w:val="none" w:sz="0" w:space="0" w:color="auto"/>
        <w:left w:val="none" w:sz="0" w:space="0" w:color="auto"/>
        <w:bottom w:val="none" w:sz="0" w:space="0" w:color="auto"/>
        <w:right w:val="none" w:sz="0" w:space="0" w:color="auto"/>
      </w:divBdr>
    </w:div>
    <w:div w:id="988241641">
      <w:bodyDiv w:val="1"/>
      <w:marLeft w:val="0"/>
      <w:marRight w:val="0"/>
      <w:marTop w:val="0"/>
      <w:marBottom w:val="0"/>
      <w:divBdr>
        <w:top w:val="none" w:sz="0" w:space="0" w:color="auto"/>
        <w:left w:val="none" w:sz="0" w:space="0" w:color="auto"/>
        <w:bottom w:val="none" w:sz="0" w:space="0" w:color="auto"/>
        <w:right w:val="none" w:sz="0" w:space="0" w:color="auto"/>
      </w:divBdr>
    </w:div>
    <w:div w:id="1068960543">
      <w:bodyDiv w:val="1"/>
      <w:marLeft w:val="0"/>
      <w:marRight w:val="0"/>
      <w:marTop w:val="0"/>
      <w:marBottom w:val="0"/>
      <w:divBdr>
        <w:top w:val="none" w:sz="0" w:space="0" w:color="auto"/>
        <w:left w:val="none" w:sz="0" w:space="0" w:color="auto"/>
        <w:bottom w:val="none" w:sz="0" w:space="0" w:color="auto"/>
        <w:right w:val="none" w:sz="0" w:space="0" w:color="auto"/>
      </w:divBdr>
    </w:div>
    <w:div w:id="1096830639">
      <w:bodyDiv w:val="1"/>
      <w:marLeft w:val="0"/>
      <w:marRight w:val="0"/>
      <w:marTop w:val="0"/>
      <w:marBottom w:val="0"/>
      <w:divBdr>
        <w:top w:val="none" w:sz="0" w:space="0" w:color="auto"/>
        <w:left w:val="none" w:sz="0" w:space="0" w:color="auto"/>
        <w:bottom w:val="none" w:sz="0" w:space="0" w:color="auto"/>
        <w:right w:val="none" w:sz="0" w:space="0" w:color="auto"/>
      </w:divBdr>
    </w:div>
    <w:div w:id="1146363303">
      <w:bodyDiv w:val="1"/>
      <w:marLeft w:val="0"/>
      <w:marRight w:val="0"/>
      <w:marTop w:val="0"/>
      <w:marBottom w:val="0"/>
      <w:divBdr>
        <w:top w:val="none" w:sz="0" w:space="0" w:color="auto"/>
        <w:left w:val="none" w:sz="0" w:space="0" w:color="auto"/>
        <w:bottom w:val="none" w:sz="0" w:space="0" w:color="auto"/>
        <w:right w:val="none" w:sz="0" w:space="0" w:color="auto"/>
      </w:divBdr>
    </w:div>
    <w:div w:id="1151868034">
      <w:bodyDiv w:val="1"/>
      <w:marLeft w:val="0"/>
      <w:marRight w:val="0"/>
      <w:marTop w:val="0"/>
      <w:marBottom w:val="0"/>
      <w:divBdr>
        <w:top w:val="none" w:sz="0" w:space="0" w:color="auto"/>
        <w:left w:val="none" w:sz="0" w:space="0" w:color="auto"/>
        <w:bottom w:val="none" w:sz="0" w:space="0" w:color="auto"/>
        <w:right w:val="none" w:sz="0" w:space="0" w:color="auto"/>
      </w:divBdr>
    </w:div>
    <w:div w:id="1158305148">
      <w:bodyDiv w:val="1"/>
      <w:marLeft w:val="0"/>
      <w:marRight w:val="0"/>
      <w:marTop w:val="0"/>
      <w:marBottom w:val="0"/>
      <w:divBdr>
        <w:top w:val="none" w:sz="0" w:space="0" w:color="auto"/>
        <w:left w:val="none" w:sz="0" w:space="0" w:color="auto"/>
        <w:bottom w:val="none" w:sz="0" w:space="0" w:color="auto"/>
        <w:right w:val="none" w:sz="0" w:space="0" w:color="auto"/>
      </w:divBdr>
    </w:div>
    <w:div w:id="1180657522">
      <w:bodyDiv w:val="1"/>
      <w:marLeft w:val="0"/>
      <w:marRight w:val="0"/>
      <w:marTop w:val="0"/>
      <w:marBottom w:val="0"/>
      <w:divBdr>
        <w:top w:val="none" w:sz="0" w:space="0" w:color="auto"/>
        <w:left w:val="none" w:sz="0" w:space="0" w:color="auto"/>
        <w:bottom w:val="none" w:sz="0" w:space="0" w:color="auto"/>
        <w:right w:val="none" w:sz="0" w:space="0" w:color="auto"/>
      </w:divBdr>
    </w:div>
    <w:div w:id="1215771968">
      <w:bodyDiv w:val="1"/>
      <w:marLeft w:val="0"/>
      <w:marRight w:val="0"/>
      <w:marTop w:val="0"/>
      <w:marBottom w:val="0"/>
      <w:divBdr>
        <w:top w:val="none" w:sz="0" w:space="0" w:color="auto"/>
        <w:left w:val="none" w:sz="0" w:space="0" w:color="auto"/>
        <w:bottom w:val="none" w:sz="0" w:space="0" w:color="auto"/>
        <w:right w:val="none" w:sz="0" w:space="0" w:color="auto"/>
      </w:divBdr>
    </w:div>
    <w:div w:id="1334987459">
      <w:bodyDiv w:val="1"/>
      <w:marLeft w:val="0"/>
      <w:marRight w:val="0"/>
      <w:marTop w:val="0"/>
      <w:marBottom w:val="0"/>
      <w:divBdr>
        <w:top w:val="none" w:sz="0" w:space="0" w:color="auto"/>
        <w:left w:val="none" w:sz="0" w:space="0" w:color="auto"/>
        <w:bottom w:val="none" w:sz="0" w:space="0" w:color="auto"/>
        <w:right w:val="none" w:sz="0" w:space="0" w:color="auto"/>
      </w:divBdr>
    </w:div>
    <w:div w:id="1339115786">
      <w:bodyDiv w:val="1"/>
      <w:marLeft w:val="0"/>
      <w:marRight w:val="0"/>
      <w:marTop w:val="0"/>
      <w:marBottom w:val="0"/>
      <w:divBdr>
        <w:top w:val="none" w:sz="0" w:space="0" w:color="auto"/>
        <w:left w:val="none" w:sz="0" w:space="0" w:color="auto"/>
        <w:bottom w:val="none" w:sz="0" w:space="0" w:color="auto"/>
        <w:right w:val="none" w:sz="0" w:space="0" w:color="auto"/>
      </w:divBdr>
    </w:div>
    <w:div w:id="1408771635">
      <w:bodyDiv w:val="1"/>
      <w:marLeft w:val="0"/>
      <w:marRight w:val="0"/>
      <w:marTop w:val="0"/>
      <w:marBottom w:val="0"/>
      <w:divBdr>
        <w:top w:val="none" w:sz="0" w:space="0" w:color="auto"/>
        <w:left w:val="none" w:sz="0" w:space="0" w:color="auto"/>
        <w:bottom w:val="none" w:sz="0" w:space="0" w:color="auto"/>
        <w:right w:val="none" w:sz="0" w:space="0" w:color="auto"/>
      </w:divBdr>
    </w:div>
    <w:div w:id="1416324772">
      <w:bodyDiv w:val="1"/>
      <w:marLeft w:val="0"/>
      <w:marRight w:val="0"/>
      <w:marTop w:val="0"/>
      <w:marBottom w:val="0"/>
      <w:divBdr>
        <w:top w:val="none" w:sz="0" w:space="0" w:color="auto"/>
        <w:left w:val="none" w:sz="0" w:space="0" w:color="auto"/>
        <w:bottom w:val="none" w:sz="0" w:space="0" w:color="auto"/>
        <w:right w:val="none" w:sz="0" w:space="0" w:color="auto"/>
      </w:divBdr>
    </w:div>
    <w:div w:id="1445079910">
      <w:bodyDiv w:val="1"/>
      <w:marLeft w:val="0"/>
      <w:marRight w:val="0"/>
      <w:marTop w:val="0"/>
      <w:marBottom w:val="0"/>
      <w:divBdr>
        <w:top w:val="none" w:sz="0" w:space="0" w:color="auto"/>
        <w:left w:val="none" w:sz="0" w:space="0" w:color="auto"/>
        <w:bottom w:val="none" w:sz="0" w:space="0" w:color="auto"/>
        <w:right w:val="none" w:sz="0" w:space="0" w:color="auto"/>
      </w:divBdr>
    </w:div>
    <w:div w:id="1506243675">
      <w:bodyDiv w:val="1"/>
      <w:marLeft w:val="0"/>
      <w:marRight w:val="0"/>
      <w:marTop w:val="0"/>
      <w:marBottom w:val="0"/>
      <w:divBdr>
        <w:top w:val="none" w:sz="0" w:space="0" w:color="auto"/>
        <w:left w:val="none" w:sz="0" w:space="0" w:color="auto"/>
        <w:bottom w:val="none" w:sz="0" w:space="0" w:color="auto"/>
        <w:right w:val="none" w:sz="0" w:space="0" w:color="auto"/>
      </w:divBdr>
    </w:div>
    <w:div w:id="1509951910">
      <w:bodyDiv w:val="1"/>
      <w:marLeft w:val="0"/>
      <w:marRight w:val="0"/>
      <w:marTop w:val="0"/>
      <w:marBottom w:val="0"/>
      <w:divBdr>
        <w:top w:val="none" w:sz="0" w:space="0" w:color="auto"/>
        <w:left w:val="none" w:sz="0" w:space="0" w:color="auto"/>
        <w:bottom w:val="none" w:sz="0" w:space="0" w:color="auto"/>
        <w:right w:val="none" w:sz="0" w:space="0" w:color="auto"/>
      </w:divBdr>
    </w:div>
    <w:div w:id="1579362321">
      <w:bodyDiv w:val="1"/>
      <w:marLeft w:val="0"/>
      <w:marRight w:val="0"/>
      <w:marTop w:val="0"/>
      <w:marBottom w:val="0"/>
      <w:divBdr>
        <w:top w:val="none" w:sz="0" w:space="0" w:color="auto"/>
        <w:left w:val="none" w:sz="0" w:space="0" w:color="auto"/>
        <w:bottom w:val="none" w:sz="0" w:space="0" w:color="auto"/>
        <w:right w:val="none" w:sz="0" w:space="0" w:color="auto"/>
      </w:divBdr>
    </w:div>
    <w:div w:id="1581672202">
      <w:bodyDiv w:val="1"/>
      <w:marLeft w:val="0"/>
      <w:marRight w:val="0"/>
      <w:marTop w:val="0"/>
      <w:marBottom w:val="0"/>
      <w:divBdr>
        <w:top w:val="none" w:sz="0" w:space="0" w:color="auto"/>
        <w:left w:val="none" w:sz="0" w:space="0" w:color="auto"/>
        <w:bottom w:val="none" w:sz="0" w:space="0" w:color="auto"/>
        <w:right w:val="none" w:sz="0" w:space="0" w:color="auto"/>
      </w:divBdr>
    </w:div>
    <w:div w:id="1585261354">
      <w:bodyDiv w:val="1"/>
      <w:marLeft w:val="0"/>
      <w:marRight w:val="0"/>
      <w:marTop w:val="0"/>
      <w:marBottom w:val="0"/>
      <w:divBdr>
        <w:top w:val="none" w:sz="0" w:space="0" w:color="auto"/>
        <w:left w:val="none" w:sz="0" w:space="0" w:color="auto"/>
        <w:bottom w:val="none" w:sz="0" w:space="0" w:color="auto"/>
        <w:right w:val="none" w:sz="0" w:space="0" w:color="auto"/>
      </w:divBdr>
    </w:div>
    <w:div w:id="1606766807">
      <w:bodyDiv w:val="1"/>
      <w:marLeft w:val="0"/>
      <w:marRight w:val="0"/>
      <w:marTop w:val="0"/>
      <w:marBottom w:val="0"/>
      <w:divBdr>
        <w:top w:val="none" w:sz="0" w:space="0" w:color="auto"/>
        <w:left w:val="none" w:sz="0" w:space="0" w:color="auto"/>
        <w:bottom w:val="none" w:sz="0" w:space="0" w:color="auto"/>
        <w:right w:val="none" w:sz="0" w:space="0" w:color="auto"/>
      </w:divBdr>
    </w:div>
    <w:div w:id="1616905312">
      <w:bodyDiv w:val="1"/>
      <w:marLeft w:val="0"/>
      <w:marRight w:val="0"/>
      <w:marTop w:val="0"/>
      <w:marBottom w:val="0"/>
      <w:divBdr>
        <w:top w:val="none" w:sz="0" w:space="0" w:color="auto"/>
        <w:left w:val="none" w:sz="0" w:space="0" w:color="auto"/>
        <w:bottom w:val="none" w:sz="0" w:space="0" w:color="auto"/>
        <w:right w:val="none" w:sz="0" w:space="0" w:color="auto"/>
      </w:divBdr>
    </w:div>
    <w:div w:id="1639190521">
      <w:bodyDiv w:val="1"/>
      <w:marLeft w:val="0"/>
      <w:marRight w:val="0"/>
      <w:marTop w:val="0"/>
      <w:marBottom w:val="0"/>
      <w:divBdr>
        <w:top w:val="none" w:sz="0" w:space="0" w:color="auto"/>
        <w:left w:val="none" w:sz="0" w:space="0" w:color="auto"/>
        <w:bottom w:val="none" w:sz="0" w:space="0" w:color="auto"/>
        <w:right w:val="none" w:sz="0" w:space="0" w:color="auto"/>
      </w:divBdr>
    </w:div>
    <w:div w:id="1661304652">
      <w:bodyDiv w:val="1"/>
      <w:marLeft w:val="0"/>
      <w:marRight w:val="0"/>
      <w:marTop w:val="0"/>
      <w:marBottom w:val="0"/>
      <w:divBdr>
        <w:top w:val="none" w:sz="0" w:space="0" w:color="auto"/>
        <w:left w:val="none" w:sz="0" w:space="0" w:color="auto"/>
        <w:bottom w:val="none" w:sz="0" w:space="0" w:color="auto"/>
        <w:right w:val="none" w:sz="0" w:space="0" w:color="auto"/>
      </w:divBdr>
    </w:div>
    <w:div w:id="1692487274">
      <w:bodyDiv w:val="1"/>
      <w:marLeft w:val="0"/>
      <w:marRight w:val="0"/>
      <w:marTop w:val="0"/>
      <w:marBottom w:val="0"/>
      <w:divBdr>
        <w:top w:val="none" w:sz="0" w:space="0" w:color="auto"/>
        <w:left w:val="none" w:sz="0" w:space="0" w:color="auto"/>
        <w:bottom w:val="none" w:sz="0" w:space="0" w:color="auto"/>
        <w:right w:val="none" w:sz="0" w:space="0" w:color="auto"/>
      </w:divBdr>
    </w:div>
    <w:div w:id="1716154016">
      <w:bodyDiv w:val="1"/>
      <w:marLeft w:val="0"/>
      <w:marRight w:val="0"/>
      <w:marTop w:val="0"/>
      <w:marBottom w:val="0"/>
      <w:divBdr>
        <w:top w:val="none" w:sz="0" w:space="0" w:color="auto"/>
        <w:left w:val="none" w:sz="0" w:space="0" w:color="auto"/>
        <w:bottom w:val="none" w:sz="0" w:space="0" w:color="auto"/>
        <w:right w:val="none" w:sz="0" w:space="0" w:color="auto"/>
      </w:divBdr>
    </w:div>
    <w:div w:id="1766261742">
      <w:bodyDiv w:val="1"/>
      <w:marLeft w:val="0"/>
      <w:marRight w:val="0"/>
      <w:marTop w:val="0"/>
      <w:marBottom w:val="0"/>
      <w:divBdr>
        <w:top w:val="none" w:sz="0" w:space="0" w:color="auto"/>
        <w:left w:val="none" w:sz="0" w:space="0" w:color="auto"/>
        <w:bottom w:val="none" w:sz="0" w:space="0" w:color="auto"/>
        <w:right w:val="none" w:sz="0" w:space="0" w:color="auto"/>
      </w:divBdr>
    </w:div>
    <w:div w:id="1789086319">
      <w:bodyDiv w:val="1"/>
      <w:marLeft w:val="0"/>
      <w:marRight w:val="0"/>
      <w:marTop w:val="0"/>
      <w:marBottom w:val="0"/>
      <w:divBdr>
        <w:top w:val="none" w:sz="0" w:space="0" w:color="auto"/>
        <w:left w:val="none" w:sz="0" w:space="0" w:color="auto"/>
        <w:bottom w:val="none" w:sz="0" w:space="0" w:color="auto"/>
        <w:right w:val="none" w:sz="0" w:space="0" w:color="auto"/>
      </w:divBdr>
    </w:div>
    <w:div w:id="1864201816">
      <w:bodyDiv w:val="1"/>
      <w:marLeft w:val="0"/>
      <w:marRight w:val="0"/>
      <w:marTop w:val="0"/>
      <w:marBottom w:val="0"/>
      <w:divBdr>
        <w:top w:val="none" w:sz="0" w:space="0" w:color="auto"/>
        <w:left w:val="none" w:sz="0" w:space="0" w:color="auto"/>
        <w:bottom w:val="none" w:sz="0" w:space="0" w:color="auto"/>
        <w:right w:val="none" w:sz="0" w:space="0" w:color="auto"/>
      </w:divBdr>
    </w:div>
    <w:div w:id="1909029930">
      <w:bodyDiv w:val="1"/>
      <w:marLeft w:val="0"/>
      <w:marRight w:val="0"/>
      <w:marTop w:val="0"/>
      <w:marBottom w:val="0"/>
      <w:divBdr>
        <w:top w:val="none" w:sz="0" w:space="0" w:color="auto"/>
        <w:left w:val="none" w:sz="0" w:space="0" w:color="auto"/>
        <w:bottom w:val="none" w:sz="0" w:space="0" w:color="auto"/>
        <w:right w:val="none" w:sz="0" w:space="0" w:color="auto"/>
      </w:divBdr>
    </w:div>
    <w:div w:id="1912614781">
      <w:bodyDiv w:val="1"/>
      <w:marLeft w:val="0"/>
      <w:marRight w:val="0"/>
      <w:marTop w:val="0"/>
      <w:marBottom w:val="0"/>
      <w:divBdr>
        <w:top w:val="none" w:sz="0" w:space="0" w:color="auto"/>
        <w:left w:val="none" w:sz="0" w:space="0" w:color="auto"/>
        <w:bottom w:val="none" w:sz="0" w:space="0" w:color="auto"/>
        <w:right w:val="none" w:sz="0" w:space="0" w:color="auto"/>
      </w:divBdr>
    </w:div>
    <w:div w:id="1944803696">
      <w:bodyDiv w:val="1"/>
      <w:marLeft w:val="0"/>
      <w:marRight w:val="0"/>
      <w:marTop w:val="0"/>
      <w:marBottom w:val="0"/>
      <w:divBdr>
        <w:top w:val="none" w:sz="0" w:space="0" w:color="auto"/>
        <w:left w:val="none" w:sz="0" w:space="0" w:color="auto"/>
        <w:bottom w:val="none" w:sz="0" w:space="0" w:color="auto"/>
        <w:right w:val="none" w:sz="0" w:space="0" w:color="auto"/>
      </w:divBdr>
    </w:div>
    <w:div w:id="1999914397">
      <w:bodyDiv w:val="1"/>
      <w:marLeft w:val="0"/>
      <w:marRight w:val="0"/>
      <w:marTop w:val="0"/>
      <w:marBottom w:val="0"/>
      <w:divBdr>
        <w:top w:val="none" w:sz="0" w:space="0" w:color="auto"/>
        <w:left w:val="none" w:sz="0" w:space="0" w:color="auto"/>
        <w:bottom w:val="none" w:sz="0" w:space="0" w:color="auto"/>
        <w:right w:val="none" w:sz="0" w:space="0" w:color="auto"/>
      </w:divBdr>
    </w:div>
    <w:div w:id="201873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6/09/relationships/commentsIds" Target="commentsIds.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10.png"/><Relationship Id="rId31" Type="http://schemas.microsoft.com/office/2011/relationships/commentsExtended" Target="commentsExtended.xml"/><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omments" Target="comments.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Mer11</b:Tag>
    <b:SourceType>InternetSite</b:SourceType>
    <b:Guid>{911B639E-A9AE-4215-BA15-4AE928A08964}</b:Guid>
    <b:Title>Metabolit</b:Title>
    <b:Year>2011</b:Year>
    <b:Month>03</b:Month>
    <b:Day>17</b:Day>
    <b:URL>https://flexikon.doccheck.com/de/Metabolit</b:URL>
    <b:Author>
      <b:Author>
        <b:NameList>
          <b:Person>
            <b:Last>Merz</b:Last>
            <b:First>Sebastian</b:First>
          </b:Person>
          <b:Person>
            <b:Last>Antwerpes</b:Last>
            <b:First>Frank</b:First>
          </b:Person>
        </b:NameList>
      </b:Author>
    </b:Author>
    <b:YearAccessed>2019</b:YearAccessed>
    <b:MonthAccessed>03</b:MonthAccessed>
    <b:DayAccessed>02</b:DayAccessed>
    <b:RefOrder>1</b:RefOrder>
  </b:Source>
  <b:Source>
    <b:Tag>Roh</b:Tag>
    <b:SourceType>InternetSite</b:SourceType>
    <b:Guid>{4C21DE13-51EC-47FE-9E69-76D375F8CEF3}</b:Guid>
    <b:Title>Module for reading, exploring and converting *.spc spectroscopic binary data in Python.</b:Title>
    <b:URL>https://github.com/rohanisaac/spc</b:URL>
    <b:Author>
      <b:Author>
        <b:NameList>
          <b:Person>
            <b:Last>Rohan</b:Last>
            <b:First>Isaac</b:First>
          </b:Person>
        </b:NameList>
      </b:Author>
    </b:Author>
    <b:Year>2018</b:Year>
    <b:Month>01</b:Month>
    <b:Day>26</b:Day>
    <b:YearAccessed>2019</b:YearAccessed>
    <b:MonthAccessed>03</b:MonthAccessed>
    <b:DayAccessed>02</b:DayAccessed>
    <b:RefOrder>2</b:RefOrder>
  </b:Source>
  <b:Source>
    <b:Tag>Röm12</b:Tag>
    <b:SourceType>InternetSite</b:SourceType>
    <b:Guid>{4A834E6A-F09F-49AC-AED1-ABCBB1FC2D77}</b:Guid>
    <b:Title>CHO-Zelle</b:Title>
    <b:Year>2012</b:Year>
    <b:Month>09</b:Month>
    <b:Day>27</b:Day>
    <b:URL>https://flexikon.doccheck.com/de/CHO-Zelle</b:URL>
    <b:Author>
      <b:Author>
        <b:NameList>
          <b:Person>
            <b:Last>Römer</b:Last>
            <b:First>Gunnar</b:First>
          </b:Person>
          <b:Person>
            <b:Last>Beutler</b:Last>
            <b:First>Bettina</b:First>
          </b:Person>
        </b:NameList>
      </b:Author>
    </b:Author>
    <b:YearAccessed>2019</b:YearAccessed>
    <b:MonthAccessed>03</b:MonthAccessed>
    <b:DayAccessed>02</b:DayAccessed>
    <b:RefOrder>3</b:RefOrder>
  </b:Source>
  <b:Source>
    <b:Tag>Wik18</b:Tag>
    <b:SourceType>InternetSite</b:SourceType>
    <b:Guid>{8B4252F9-C9DF-4440-8338-E2F671B84B19}</b:Guid>
    <b:Author>
      <b:Author>
        <b:Corporate>Wikipedia</b:Corporate>
      </b:Author>
    </b:Author>
    <b:Title>Spektroskop</b:Title>
    <b:Year>2018</b:Year>
    <b:Month>03</b:Month>
    <b:Day>22</b:Day>
    <b:URL>https://de.wikipedia.org/wiki/Spektroskop</b:URL>
    <b:YearAccessed>2019</b:YearAccessed>
    <b:MonthAccessed>02</b:MonthAccessed>
    <b:DayAccessed>28</b:DayAccessed>
    <b:RefOrder>4</b:RefOrder>
  </b:Source>
  <b:Source>
    <b:Tag>Bab02</b:Tag>
    <b:SourceType>Report</b:SourceType>
    <b:Guid>{EE958370-BB3E-4DA2-8BBD-32BCD680AD9C}</b:Guid>
    <b:Title>Models and Issues in Data Stream Systems</b:Title>
    <b:Year>2002</b:Year>
    <b:URL>https://infolab.usc.edu/csci599/Fall2002/paper/DML2_streams-issues.pdf</b:URL>
    <b:City>Stanford</b:City>
    <b:Department>Computer Science</b:Department>
    <b:Institution>Stanford University of California</b:Institution>
    <b:Author>
      <b:Author>
        <b:NameList>
          <b:Person>
            <b:Last>Babcock</b:Last>
            <b:First>Brian</b:First>
          </b:Person>
          <b:Person>
            <b:Last>Babu</b:Last>
            <b:First>Shivnath</b:First>
          </b:Person>
          <b:Person>
            <b:Last>Datar</b:Last>
            <b:First>Mayu</b:First>
          </b:Person>
          <b:Person>
            <b:Last>Motwani</b:Last>
            <b:First>Rajeev</b:First>
          </b:Person>
          <b:Person>
            <b:Last>Widom</b:Last>
            <b:First>Jennifer</b:First>
          </b:Person>
        </b:NameList>
      </b:Author>
    </b:Author>
    <b:YearAccessed>2018</b:YearAccessed>
    <b:MonthAccessed>02</b:MonthAccessed>
    <b:DayAccessed>25</b:DayAccessed>
    <b:RefOrder>5</b:RefOrder>
  </b:Source>
  <b:Source>
    <b:Tag>Spe19</b:Tag>
    <b:SourceType>InternetSite</b:SourceType>
    <b:Guid>{207F4CDB-D6A7-4545-831F-9E53FC8DF05A}</b:Guid>
    <b:Title>Lexikon der Chemie</b:Title>
    <b:Year>1998</b:Year>
    <b:Author>
      <b:Author>
        <b:Corporate>Spektrum Akademischer Verlag</b:Corporate>
      </b:Author>
    </b:Author>
    <b:InternetSiteTitle>Raman-Spektroskopie</b:InternetSiteTitle>
    <b:URL>https://www.spektrum.de/lexikon/chemie/raman-spektroskopie/7804</b:URL>
    <b:YearAccessed>2019</b:YearAccessed>
    <b:MonthAccessed>02</b:MonthAccessed>
    <b:DayAccessed>27</b:DayAccessed>
    <b:RefOrder>6</b:RefOrder>
  </b:Source>
  <b:Source>
    <b:Tag>Spe99</b:Tag>
    <b:SourceType>InternetSite</b:SourceType>
    <b:Guid>{7CACDD55-2837-4269-A2DB-75893D40A11D}</b:Guid>
    <b:Author>
      <b:Author>
        <b:Corporate>Spektrum Akademischer Verlag</b:Corporate>
      </b:Author>
    </b:Author>
    <b:Title>Lexikon der Optik</b:Title>
    <b:InternetSiteTitle>Raman-Spektroskopie</b:InternetSiteTitle>
    <b:Year>1999</b:Year>
    <b:URL>https://www.spektrum.de/lexikon/optik/raman-spektroskopie/2746</b:URL>
    <b:YearAccessed>2019</b:YearAccessed>
    <b:MonthAccessed>02</b:MonthAccessed>
    <b:DayAccessed>27</b:DayAccessed>
    <b:RefOrder>7</b:RefOrder>
  </b:Source>
  <b:Source>
    <b:Tag>Car19</b:Tag>
    <b:SourceType>InternetSite</b:SourceType>
    <b:Guid>{D422510B-AB35-4C77-BC9C-B8F314494E66}</b:Guid>
    <b:Author>
      <b:Author>
        <b:Corporate>Carl Zeiss Spectroscopy GmbH</b:Corporate>
      </b:Author>
    </b:Author>
    <b:Title>Raman-Spektroskopie</b:Title>
    <b:Year>2019</b:Year>
    <b:URL>https://www.zeiss.de/spectroscopy/loesungen-und-anwendungen/measuring-principle/raman.html#einfuehrung</b:URL>
    <b:YearAccessed>2019</b:YearAccessed>
    <b:MonthAccessed>02</b:MonthAccessed>
    <b:DayAccessed>27</b:DayAccessed>
    <b:RefOrder>8</b:RefOrder>
  </b:Source>
</b:Sources>
</file>

<file path=customXml/itemProps1.xml><?xml version="1.0" encoding="utf-8"?>
<ds:datastoreItem xmlns:ds="http://schemas.openxmlformats.org/officeDocument/2006/customXml" ds:itemID="{1E8E8DF9-EB60-4211-A341-87738E9B7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3862</Words>
  <Characters>24336</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28142</CharactersWithSpaces>
  <SharedDoc>false</SharedDoc>
  <HLinks>
    <vt:vector size="300" baseType="variant">
      <vt:variant>
        <vt:i4>7471155</vt:i4>
      </vt:variant>
      <vt:variant>
        <vt:i4>315</vt:i4>
      </vt:variant>
      <vt:variant>
        <vt:i4>0</vt:i4>
      </vt:variant>
      <vt:variant>
        <vt:i4>5</vt:i4>
      </vt:variant>
      <vt:variant>
        <vt:lpwstr>https://www.idtools.com.au/partial-least-squares-regression-python/</vt:lpwstr>
      </vt:variant>
      <vt:variant>
        <vt:lpwstr/>
      </vt:variant>
      <vt:variant>
        <vt:i4>3080234</vt:i4>
      </vt:variant>
      <vt:variant>
        <vt:i4>312</vt:i4>
      </vt:variant>
      <vt:variant>
        <vt:i4>0</vt:i4>
      </vt:variant>
      <vt:variant>
        <vt:i4>5</vt:i4>
      </vt:variant>
      <vt:variant>
        <vt:lpwstr>https://learnche.org/pid/latent-variable-modelling/projection-to-latent-structures</vt:lpwstr>
      </vt:variant>
      <vt:variant>
        <vt:lpwstr/>
      </vt:variant>
      <vt:variant>
        <vt:i4>2490372</vt:i4>
      </vt:variant>
      <vt:variant>
        <vt:i4>287</vt:i4>
      </vt:variant>
      <vt:variant>
        <vt:i4>0</vt:i4>
      </vt:variant>
      <vt:variant>
        <vt:i4>5</vt:i4>
      </vt:variant>
      <vt:variant>
        <vt:lpwstr/>
      </vt:variant>
      <vt:variant>
        <vt:lpwstr>_Toc3125553</vt:lpwstr>
      </vt:variant>
      <vt:variant>
        <vt:i4>2490372</vt:i4>
      </vt:variant>
      <vt:variant>
        <vt:i4>281</vt:i4>
      </vt:variant>
      <vt:variant>
        <vt:i4>0</vt:i4>
      </vt:variant>
      <vt:variant>
        <vt:i4>5</vt:i4>
      </vt:variant>
      <vt:variant>
        <vt:lpwstr/>
      </vt:variant>
      <vt:variant>
        <vt:lpwstr>_Toc3125552</vt:lpwstr>
      </vt:variant>
      <vt:variant>
        <vt:i4>2490372</vt:i4>
      </vt:variant>
      <vt:variant>
        <vt:i4>275</vt:i4>
      </vt:variant>
      <vt:variant>
        <vt:i4>0</vt:i4>
      </vt:variant>
      <vt:variant>
        <vt:i4>5</vt:i4>
      </vt:variant>
      <vt:variant>
        <vt:lpwstr/>
      </vt:variant>
      <vt:variant>
        <vt:lpwstr>_Toc3125551</vt:lpwstr>
      </vt:variant>
      <vt:variant>
        <vt:i4>2490372</vt:i4>
      </vt:variant>
      <vt:variant>
        <vt:i4>269</vt:i4>
      </vt:variant>
      <vt:variant>
        <vt:i4>0</vt:i4>
      </vt:variant>
      <vt:variant>
        <vt:i4>5</vt:i4>
      </vt:variant>
      <vt:variant>
        <vt:lpwstr/>
      </vt:variant>
      <vt:variant>
        <vt:lpwstr>_Toc3125550</vt:lpwstr>
      </vt:variant>
      <vt:variant>
        <vt:i4>2555908</vt:i4>
      </vt:variant>
      <vt:variant>
        <vt:i4>263</vt:i4>
      </vt:variant>
      <vt:variant>
        <vt:i4>0</vt:i4>
      </vt:variant>
      <vt:variant>
        <vt:i4>5</vt:i4>
      </vt:variant>
      <vt:variant>
        <vt:lpwstr/>
      </vt:variant>
      <vt:variant>
        <vt:lpwstr>_Toc3125549</vt:lpwstr>
      </vt:variant>
      <vt:variant>
        <vt:i4>2555908</vt:i4>
      </vt:variant>
      <vt:variant>
        <vt:i4>257</vt:i4>
      </vt:variant>
      <vt:variant>
        <vt:i4>0</vt:i4>
      </vt:variant>
      <vt:variant>
        <vt:i4>5</vt:i4>
      </vt:variant>
      <vt:variant>
        <vt:lpwstr/>
      </vt:variant>
      <vt:variant>
        <vt:lpwstr>_Toc3125548</vt:lpwstr>
      </vt:variant>
      <vt:variant>
        <vt:i4>2555908</vt:i4>
      </vt:variant>
      <vt:variant>
        <vt:i4>251</vt:i4>
      </vt:variant>
      <vt:variant>
        <vt:i4>0</vt:i4>
      </vt:variant>
      <vt:variant>
        <vt:i4>5</vt:i4>
      </vt:variant>
      <vt:variant>
        <vt:lpwstr/>
      </vt:variant>
      <vt:variant>
        <vt:lpwstr>_Toc3125547</vt:lpwstr>
      </vt:variant>
      <vt:variant>
        <vt:i4>2555908</vt:i4>
      </vt:variant>
      <vt:variant>
        <vt:i4>245</vt:i4>
      </vt:variant>
      <vt:variant>
        <vt:i4>0</vt:i4>
      </vt:variant>
      <vt:variant>
        <vt:i4>5</vt:i4>
      </vt:variant>
      <vt:variant>
        <vt:lpwstr/>
      </vt:variant>
      <vt:variant>
        <vt:lpwstr>_Toc3125546</vt:lpwstr>
      </vt:variant>
      <vt:variant>
        <vt:i4>2555908</vt:i4>
      </vt:variant>
      <vt:variant>
        <vt:i4>239</vt:i4>
      </vt:variant>
      <vt:variant>
        <vt:i4>0</vt:i4>
      </vt:variant>
      <vt:variant>
        <vt:i4>5</vt:i4>
      </vt:variant>
      <vt:variant>
        <vt:lpwstr/>
      </vt:variant>
      <vt:variant>
        <vt:lpwstr>_Toc3125545</vt:lpwstr>
      </vt:variant>
      <vt:variant>
        <vt:i4>2555908</vt:i4>
      </vt:variant>
      <vt:variant>
        <vt:i4>233</vt:i4>
      </vt:variant>
      <vt:variant>
        <vt:i4>0</vt:i4>
      </vt:variant>
      <vt:variant>
        <vt:i4>5</vt:i4>
      </vt:variant>
      <vt:variant>
        <vt:lpwstr/>
      </vt:variant>
      <vt:variant>
        <vt:lpwstr>_Toc3125544</vt:lpwstr>
      </vt:variant>
      <vt:variant>
        <vt:i4>2555908</vt:i4>
      </vt:variant>
      <vt:variant>
        <vt:i4>227</vt:i4>
      </vt:variant>
      <vt:variant>
        <vt:i4>0</vt:i4>
      </vt:variant>
      <vt:variant>
        <vt:i4>5</vt:i4>
      </vt:variant>
      <vt:variant>
        <vt:lpwstr/>
      </vt:variant>
      <vt:variant>
        <vt:lpwstr>_Toc3125543</vt:lpwstr>
      </vt:variant>
      <vt:variant>
        <vt:i4>2555908</vt:i4>
      </vt:variant>
      <vt:variant>
        <vt:i4>221</vt:i4>
      </vt:variant>
      <vt:variant>
        <vt:i4>0</vt:i4>
      </vt:variant>
      <vt:variant>
        <vt:i4>5</vt:i4>
      </vt:variant>
      <vt:variant>
        <vt:lpwstr/>
      </vt:variant>
      <vt:variant>
        <vt:lpwstr>_Toc3125542</vt:lpwstr>
      </vt:variant>
      <vt:variant>
        <vt:i4>2555908</vt:i4>
      </vt:variant>
      <vt:variant>
        <vt:i4>215</vt:i4>
      </vt:variant>
      <vt:variant>
        <vt:i4>0</vt:i4>
      </vt:variant>
      <vt:variant>
        <vt:i4>5</vt:i4>
      </vt:variant>
      <vt:variant>
        <vt:lpwstr/>
      </vt:variant>
      <vt:variant>
        <vt:lpwstr>_Toc3125541</vt:lpwstr>
      </vt:variant>
      <vt:variant>
        <vt:i4>2555908</vt:i4>
      </vt:variant>
      <vt:variant>
        <vt:i4>209</vt:i4>
      </vt:variant>
      <vt:variant>
        <vt:i4>0</vt:i4>
      </vt:variant>
      <vt:variant>
        <vt:i4>5</vt:i4>
      </vt:variant>
      <vt:variant>
        <vt:lpwstr/>
      </vt:variant>
      <vt:variant>
        <vt:lpwstr>_Toc3125540</vt:lpwstr>
      </vt:variant>
      <vt:variant>
        <vt:i4>2424867</vt:i4>
      </vt:variant>
      <vt:variant>
        <vt:i4>203</vt:i4>
      </vt:variant>
      <vt:variant>
        <vt:i4>0</vt:i4>
      </vt:variant>
      <vt:variant>
        <vt:i4>5</vt:i4>
      </vt:variant>
      <vt:variant>
        <vt:lpwstr>https://kufsteinfh-my.sharepoint.com/personal/1810837063_stud_fh-kufstein_ac_at/Documents/Software_Entwicklung_Projektarbeit_Hauser_Innerbichler_Klein.docx</vt:lpwstr>
      </vt:variant>
      <vt:variant>
        <vt:lpwstr>_Toc3125539</vt:lpwstr>
      </vt:variant>
      <vt:variant>
        <vt:i4>2424867</vt:i4>
      </vt:variant>
      <vt:variant>
        <vt:i4>197</vt:i4>
      </vt:variant>
      <vt:variant>
        <vt:i4>0</vt:i4>
      </vt:variant>
      <vt:variant>
        <vt:i4>5</vt:i4>
      </vt:variant>
      <vt:variant>
        <vt:lpwstr>https://kufsteinfh-my.sharepoint.com/personal/1810837063_stud_fh-kufstein_ac_at/Documents/Software_Entwicklung_Projektarbeit_Hauser_Innerbichler_Klein.docx</vt:lpwstr>
      </vt:variant>
      <vt:variant>
        <vt:lpwstr>_Toc3125538</vt:lpwstr>
      </vt:variant>
      <vt:variant>
        <vt:i4>2097156</vt:i4>
      </vt:variant>
      <vt:variant>
        <vt:i4>191</vt:i4>
      </vt:variant>
      <vt:variant>
        <vt:i4>0</vt:i4>
      </vt:variant>
      <vt:variant>
        <vt:i4>5</vt:i4>
      </vt:variant>
      <vt:variant>
        <vt:lpwstr/>
      </vt:variant>
      <vt:variant>
        <vt:lpwstr>_Toc3125537</vt:lpwstr>
      </vt:variant>
      <vt:variant>
        <vt:i4>2097156</vt:i4>
      </vt:variant>
      <vt:variant>
        <vt:i4>185</vt:i4>
      </vt:variant>
      <vt:variant>
        <vt:i4>0</vt:i4>
      </vt:variant>
      <vt:variant>
        <vt:i4>5</vt:i4>
      </vt:variant>
      <vt:variant>
        <vt:lpwstr/>
      </vt:variant>
      <vt:variant>
        <vt:lpwstr>_Toc3125536</vt:lpwstr>
      </vt:variant>
      <vt:variant>
        <vt:i4>2424867</vt:i4>
      </vt:variant>
      <vt:variant>
        <vt:i4>179</vt:i4>
      </vt:variant>
      <vt:variant>
        <vt:i4>0</vt:i4>
      </vt:variant>
      <vt:variant>
        <vt:i4>5</vt:i4>
      </vt:variant>
      <vt:variant>
        <vt:lpwstr>https://kufsteinfh-my.sharepoint.com/personal/1810837063_stud_fh-kufstein_ac_at/Documents/Software_Entwicklung_Projektarbeit_Hauser_Innerbichler_Klein.docx</vt:lpwstr>
      </vt:variant>
      <vt:variant>
        <vt:lpwstr>_Toc3125535</vt:lpwstr>
      </vt:variant>
      <vt:variant>
        <vt:i4>2424867</vt:i4>
      </vt:variant>
      <vt:variant>
        <vt:i4>173</vt:i4>
      </vt:variant>
      <vt:variant>
        <vt:i4>0</vt:i4>
      </vt:variant>
      <vt:variant>
        <vt:i4>5</vt:i4>
      </vt:variant>
      <vt:variant>
        <vt:lpwstr>https://kufsteinfh-my.sharepoint.com/personal/1810837063_stud_fh-kufstein_ac_at/Documents/Software_Entwicklung_Projektarbeit_Hauser_Innerbichler_Klein.docx</vt:lpwstr>
      </vt:variant>
      <vt:variant>
        <vt:lpwstr>_Toc3125534</vt:lpwstr>
      </vt:variant>
      <vt:variant>
        <vt:i4>2424867</vt:i4>
      </vt:variant>
      <vt:variant>
        <vt:i4>167</vt:i4>
      </vt:variant>
      <vt:variant>
        <vt:i4>0</vt:i4>
      </vt:variant>
      <vt:variant>
        <vt:i4>5</vt:i4>
      </vt:variant>
      <vt:variant>
        <vt:lpwstr>https://kufsteinfh-my.sharepoint.com/personal/1810837063_stud_fh-kufstein_ac_at/Documents/Software_Entwicklung_Projektarbeit_Hauser_Innerbichler_Klein.docx</vt:lpwstr>
      </vt:variant>
      <vt:variant>
        <vt:lpwstr>_Toc3125533</vt:lpwstr>
      </vt:variant>
      <vt:variant>
        <vt:i4>2424867</vt:i4>
      </vt:variant>
      <vt:variant>
        <vt:i4>161</vt:i4>
      </vt:variant>
      <vt:variant>
        <vt:i4>0</vt:i4>
      </vt:variant>
      <vt:variant>
        <vt:i4>5</vt:i4>
      </vt:variant>
      <vt:variant>
        <vt:lpwstr>https://kufsteinfh-my.sharepoint.com/personal/1810837063_stud_fh-kufstein_ac_at/Documents/Software_Entwicklung_Projektarbeit_Hauser_Innerbichler_Klein.docx</vt:lpwstr>
      </vt:variant>
      <vt:variant>
        <vt:lpwstr>_Toc3125532</vt:lpwstr>
      </vt:variant>
      <vt:variant>
        <vt:i4>2424867</vt:i4>
      </vt:variant>
      <vt:variant>
        <vt:i4>155</vt:i4>
      </vt:variant>
      <vt:variant>
        <vt:i4>0</vt:i4>
      </vt:variant>
      <vt:variant>
        <vt:i4>5</vt:i4>
      </vt:variant>
      <vt:variant>
        <vt:lpwstr>https://kufsteinfh-my.sharepoint.com/personal/1810837063_stud_fh-kufstein_ac_at/Documents/Software_Entwicklung_Projektarbeit_Hauser_Innerbichler_Klein.docx</vt:lpwstr>
      </vt:variant>
      <vt:variant>
        <vt:lpwstr>_Toc3125531</vt:lpwstr>
      </vt:variant>
      <vt:variant>
        <vt:i4>2424867</vt:i4>
      </vt:variant>
      <vt:variant>
        <vt:i4>149</vt:i4>
      </vt:variant>
      <vt:variant>
        <vt:i4>0</vt:i4>
      </vt:variant>
      <vt:variant>
        <vt:i4>5</vt:i4>
      </vt:variant>
      <vt:variant>
        <vt:lpwstr>https://kufsteinfh-my.sharepoint.com/personal/1810837063_stud_fh-kufstein_ac_at/Documents/Software_Entwicklung_Projektarbeit_Hauser_Innerbichler_Klein.docx</vt:lpwstr>
      </vt:variant>
      <vt:variant>
        <vt:lpwstr>_Toc3125530</vt:lpwstr>
      </vt:variant>
      <vt:variant>
        <vt:i4>2162692</vt:i4>
      </vt:variant>
      <vt:variant>
        <vt:i4>143</vt:i4>
      </vt:variant>
      <vt:variant>
        <vt:i4>0</vt:i4>
      </vt:variant>
      <vt:variant>
        <vt:i4>5</vt:i4>
      </vt:variant>
      <vt:variant>
        <vt:lpwstr/>
      </vt:variant>
      <vt:variant>
        <vt:lpwstr>_Toc3125529</vt:lpwstr>
      </vt:variant>
      <vt:variant>
        <vt:i4>2162692</vt:i4>
      </vt:variant>
      <vt:variant>
        <vt:i4>137</vt:i4>
      </vt:variant>
      <vt:variant>
        <vt:i4>0</vt:i4>
      </vt:variant>
      <vt:variant>
        <vt:i4>5</vt:i4>
      </vt:variant>
      <vt:variant>
        <vt:lpwstr/>
      </vt:variant>
      <vt:variant>
        <vt:lpwstr>_Toc3125528</vt:lpwstr>
      </vt:variant>
      <vt:variant>
        <vt:i4>2359331</vt:i4>
      </vt:variant>
      <vt:variant>
        <vt:i4>131</vt:i4>
      </vt:variant>
      <vt:variant>
        <vt:i4>0</vt:i4>
      </vt:variant>
      <vt:variant>
        <vt:i4>5</vt:i4>
      </vt:variant>
      <vt:variant>
        <vt:lpwstr>https://kufsteinfh-my.sharepoint.com/personal/1810837063_stud_fh-kufstein_ac_at/Documents/Software_Entwicklung_Projektarbeit_Hauser_Innerbichler_Klein.docx</vt:lpwstr>
      </vt:variant>
      <vt:variant>
        <vt:lpwstr>_Toc3125527</vt:lpwstr>
      </vt:variant>
      <vt:variant>
        <vt:i4>2228224</vt:i4>
      </vt:variant>
      <vt:variant>
        <vt:i4>122</vt:i4>
      </vt:variant>
      <vt:variant>
        <vt:i4>0</vt:i4>
      </vt:variant>
      <vt:variant>
        <vt:i4>5</vt:i4>
      </vt:variant>
      <vt:variant>
        <vt:lpwstr/>
      </vt:variant>
      <vt:variant>
        <vt:lpwstr>_Toc3146723</vt:lpwstr>
      </vt:variant>
      <vt:variant>
        <vt:i4>2228224</vt:i4>
      </vt:variant>
      <vt:variant>
        <vt:i4>116</vt:i4>
      </vt:variant>
      <vt:variant>
        <vt:i4>0</vt:i4>
      </vt:variant>
      <vt:variant>
        <vt:i4>5</vt:i4>
      </vt:variant>
      <vt:variant>
        <vt:lpwstr/>
      </vt:variant>
      <vt:variant>
        <vt:lpwstr>_Toc3146722</vt:lpwstr>
      </vt:variant>
      <vt:variant>
        <vt:i4>2228224</vt:i4>
      </vt:variant>
      <vt:variant>
        <vt:i4>110</vt:i4>
      </vt:variant>
      <vt:variant>
        <vt:i4>0</vt:i4>
      </vt:variant>
      <vt:variant>
        <vt:i4>5</vt:i4>
      </vt:variant>
      <vt:variant>
        <vt:lpwstr/>
      </vt:variant>
      <vt:variant>
        <vt:lpwstr>_Toc3146721</vt:lpwstr>
      </vt:variant>
      <vt:variant>
        <vt:i4>2228224</vt:i4>
      </vt:variant>
      <vt:variant>
        <vt:i4>104</vt:i4>
      </vt:variant>
      <vt:variant>
        <vt:i4>0</vt:i4>
      </vt:variant>
      <vt:variant>
        <vt:i4>5</vt:i4>
      </vt:variant>
      <vt:variant>
        <vt:lpwstr/>
      </vt:variant>
      <vt:variant>
        <vt:lpwstr>_Toc3146720</vt:lpwstr>
      </vt:variant>
      <vt:variant>
        <vt:i4>2162688</vt:i4>
      </vt:variant>
      <vt:variant>
        <vt:i4>98</vt:i4>
      </vt:variant>
      <vt:variant>
        <vt:i4>0</vt:i4>
      </vt:variant>
      <vt:variant>
        <vt:i4>5</vt:i4>
      </vt:variant>
      <vt:variant>
        <vt:lpwstr/>
      </vt:variant>
      <vt:variant>
        <vt:lpwstr>_Toc3146718</vt:lpwstr>
      </vt:variant>
      <vt:variant>
        <vt:i4>2162688</vt:i4>
      </vt:variant>
      <vt:variant>
        <vt:i4>92</vt:i4>
      </vt:variant>
      <vt:variant>
        <vt:i4>0</vt:i4>
      </vt:variant>
      <vt:variant>
        <vt:i4>5</vt:i4>
      </vt:variant>
      <vt:variant>
        <vt:lpwstr/>
      </vt:variant>
      <vt:variant>
        <vt:lpwstr>_Toc3146716</vt:lpwstr>
      </vt:variant>
      <vt:variant>
        <vt:i4>2162688</vt:i4>
      </vt:variant>
      <vt:variant>
        <vt:i4>86</vt:i4>
      </vt:variant>
      <vt:variant>
        <vt:i4>0</vt:i4>
      </vt:variant>
      <vt:variant>
        <vt:i4>5</vt:i4>
      </vt:variant>
      <vt:variant>
        <vt:lpwstr/>
      </vt:variant>
      <vt:variant>
        <vt:lpwstr>_Toc3146715</vt:lpwstr>
      </vt:variant>
      <vt:variant>
        <vt:i4>2162688</vt:i4>
      </vt:variant>
      <vt:variant>
        <vt:i4>80</vt:i4>
      </vt:variant>
      <vt:variant>
        <vt:i4>0</vt:i4>
      </vt:variant>
      <vt:variant>
        <vt:i4>5</vt:i4>
      </vt:variant>
      <vt:variant>
        <vt:lpwstr/>
      </vt:variant>
      <vt:variant>
        <vt:lpwstr>_Toc3146712</vt:lpwstr>
      </vt:variant>
      <vt:variant>
        <vt:i4>2162688</vt:i4>
      </vt:variant>
      <vt:variant>
        <vt:i4>74</vt:i4>
      </vt:variant>
      <vt:variant>
        <vt:i4>0</vt:i4>
      </vt:variant>
      <vt:variant>
        <vt:i4>5</vt:i4>
      </vt:variant>
      <vt:variant>
        <vt:lpwstr/>
      </vt:variant>
      <vt:variant>
        <vt:lpwstr>_Toc3146711</vt:lpwstr>
      </vt:variant>
      <vt:variant>
        <vt:i4>2162688</vt:i4>
      </vt:variant>
      <vt:variant>
        <vt:i4>68</vt:i4>
      </vt:variant>
      <vt:variant>
        <vt:i4>0</vt:i4>
      </vt:variant>
      <vt:variant>
        <vt:i4>5</vt:i4>
      </vt:variant>
      <vt:variant>
        <vt:lpwstr/>
      </vt:variant>
      <vt:variant>
        <vt:lpwstr>_Toc3146710</vt:lpwstr>
      </vt:variant>
      <vt:variant>
        <vt:i4>2097152</vt:i4>
      </vt:variant>
      <vt:variant>
        <vt:i4>62</vt:i4>
      </vt:variant>
      <vt:variant>
        <vt:i4>0</vt:i4>
      </vt:variant>
      <vt:variant>
        <vt:i4>5</vt:i4>
      </vt:variant>
      <vt:variant>
        <vt:lpwstr/>
      </vt:variant>
      <vt:variant>
        <vt:lpwstr>_Toc3146709</vt:lpwstr>
      </vt:variant>
      <vt:variant>
        <vt:i4>2097152</vt:i4>
      </vt:variant>
      <vt:variant>
        <vt:i4>56</vt:i4>
      </vt:variant>
      <vt:variant>
        <vt:i4>0</vt:i4>
      </vt:variant>
      <vt:variant>
        <vt:i4>5</vt:i4>
      </vt:variant>
      <vt:variant>
        <vt:lpwstr/>
      </vt:variant>
      <vt:variant>
        <vt:lpwstr>_Toc3146708</vt:lpwstr>
      </vt:variant>
      <vt:variant>
        <vt:i4>2097152</vt:i4>
      </vt:variant>
      <vt:variant>
        <vt:i4>50</vt:i4>
      </vt:variant>
      <vt:variant>
        <vt:i4>0</vt:i4>
      </vt:variant>
      <vt:variant>
        <vt:i4>5</vt:i4>
      </vt:variant>
      <vt:variant>
        <vt:lpwstr/>
      </vt:variant>
      <vt:variant>
        <vt:lpwstr>_Toc3146707</vt:lpwstr>
      </vt:variant>
      <vt:variant>
        <vt:i4>2097152</vt:i4>
      </vt:variant>
      <vt:variant>
        <vt:i4>44</vt:i4>
      </vt:variant>
      <vt:variant>
        <vt:i4>0</vt:i4>
      </vt:variant>
      <vt:variant>
        <vt:i4>5</vt:i4>
      </vt:variant>
      <vt:variant>
        <vt:lpwstr/>
      </vt:variant>
      <vt:variant>
        <vt:lpwstr>_Toc3146706</vt:lpwstr>
      </vt:variant>
      <vt:variant>
        <vt:i4>2097152</vt:i4>
      </vt:variant>
      <vt:variant>
        <vt:i4>38</vt:i4>
      </vt:variant>
      <vt:variant>
        <vt:i4>0</vt:i4>
      </vt:variant>
      <vt:variant>
        <vt:i4>5</vt:i4>
      </vt:variant>
      <vt:variant>
        <vt:lpwstr/>
      </vt:variant>
      <vt:variant>
        <vt:lpwstr>_Toc3146705</vt:lpwstr>
      </vt:variant>
      <vt:variant>
        <vt:i4>2097152</vt:i4>
      </vt:variant>
      <vt:variant>
        <vt:i4>32</vt:i4>
      </vt:variant>
      <vt:variant>
        <vt:i4>0</vt:i4>
      </vt:variant>
      <vt:variant>
        <vt:i4>5</vt:i4>
      </vt:variant>
      <vt:variant>
        <vt:lpwstr/>
      </vt:variant>
      <vt:variant>
        <vt:lpwstr>_Toc3146704</vt:lpwstr>
      </vt:variant>
      <vt:variant>
        <vt:i4>2097152</vt:i4>
      </vt:variant>
      <vt:variant>
        <vt:i4>26</vt:i4>
      </vt:variant>
      <vt:variant>
        <vt:i4>0</vt:i4>
      </vt:variant>
      <vt:variant>
        <vt:i4>5</vt:i4>
      </vt:variant>
      <vt:variant>
        <vt:lpwstr/>
      </vt:variant>
      <vt:variant>
        <vt:lpwstr>_Toc3146703</vt:lpwstr>
      </vt:variant>
      <vt:variant>
        <vt:i4>2097152</vt:i4>
      </vt:variant>
      <vt:variant>
        <vt:i4>20</vt:i4>
      </vt:variant>
      <vt:variant>
        <vt:i4>0</vt:i4>
      </vt:variant>
      <vt:variant>
        <vt:i4>5</vt:i4>
      </vt:variant>
      <vt:variant>
        <vt:lpwstr/>
      </vt:variant>
      <vt:variant>
        <vt:lpwstr>_Toc3146702</vt:lpwstr>
      </vt:variant>
      <vt:variant>
        <vt:i4>2097152</vt:i4>
      </vt:variant>
      <vt:variant>
        <vt:i4>14</vt:i4>
      </vt:variant>
      <vt:variant>
        <vt:i4>0</vt:i4>
      </vt:variant>
      <vt:variant>
        <vt:i4>5</vt:i4>
      </vt:variant>
      <vt:variant>
        <vt:lpwstr/>
      </vt:variant>
      <vt:variant>
        <vt:lpwstr>_Toc3146701</vt:lpwstr>
      </vt:variant>
      <vt:variant>
        <vt:i4>2097152</vt:i4>
      </vt:variant>
      <vt:variant>
        <vt:i4>8</vt:i4>
      </vt:variant>
      <vt:variant>
        <vt:i4>0</vt:i4>
      </vt:variant>
      <vt:variant>
        <vt:i4>5</vt:i4>
      </vt:variant>
      <vt:variant>
        <vt:lpwstr/>
      </vt:variant>
      <vt:variant>
        <vt:lpwstr>_Toc3146700</vt:lpwstr>
      </vt:variant>
      <vt:variant>
        <vt:i4>2686977</vt:i4>
      </vt:variant>
      <vt:variant>
        <vt:i4>2</vt:i4>
      </vt:variant>
      <vt:variant>
        <vt:i4>0</vt:i4>
      </vt:variant>
      <vt:variant>
        <vt:i4>5</vt:i4>
      </vt:variant>
      <vt:variant>
        <vt:lpwstr/>
      </vt:variant>
      <vt:variant>
        <vt:lpwstr>_Toc3146699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Klein Paul</dc:creator>
  <cp:keywords/>
  <dc:description/>
  <cp:lastModifiedBy>Innerbichler Franz</cp:lastModifiedBy>
  <cp:revision>2</cp:revision>
  <dcterms:created xsi:type="dcterms:W3CDTF">2019-03-10T20:59:00Z</dcterms:created>
  <dcterms:modified xsi:type="dcterms:W3CDTF">2019-03-10T20:59:00Z</dcterms:modified>
</cp:coreProperties>
</file>